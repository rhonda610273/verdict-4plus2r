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icrosoft JhengHei" w:cs="Microsoft JhengHei" w:eastAsia="Microsoft JhengHei" w:hAnsi="Microsoft JhengHei"/>
          <w:b/>
          <w:bCs/>
          <w:sz w:val="28"/>
          <w:szCs w:val="28"/>
        </w:rPr>
        <w:t xml:space="preserve">臺北榮民總醫院 人體試驗委員會</w:t>
      </w:r>
    </w:p>
    <w:p>
      <w:pPr>
        <w:spacing w:after="60"/>
        <w:jc w:val="center"/>
      </w:pPr>
      <w:r>
        <w:rPr>
          <w:rFonts w:ascii="Microsoft JhengHei" w:cs="Microsoft JhengHei" w:eastAsia="Microsoft JhengHei" w:hAnsi="Microsoft JhengHei"/>
          <w:b/>
          <w:bCs/>
          <w:color w:val="1F3864"/>
          <w:sz w:val="32"/>
          <w:szCs w:val="32"/>
        </w:rPr>
        <w:t xml:space="preserve">新案申請書（填寫草稿）— HiABC-stable Trial</w:t>
      </w:r>
    </w:p>
    <w:p>
      <w:pPr>
        <w:spacing w:after="200"/>
        <w:jc w:val="center"/>
      </w:pPr>
      <w:r>
        <w:rPr>
          <w:rFonts w:ascii="Microsoft JhengHei" w:cs="Microsoft JhengHei" w:eastAsia="Microsoft JhengHei" w:hAnsi="Microsoft JhengHei"/>
          <w:sz w:val="21"/>
          <w:szCs w:val="21"/>
        </w:rPr>
        <w:t xml:space="preserve">本草稿依線上申請系統欄位順序撰寫，可逐欄複製貼上。黃底</w:t>
      </w:r>
      <w:r>
        <w:rPr>
          <w:rFonts w:ascii="Microsoft JhengHei" w:cs="Microsoft JhengHei" w:eastAsia="Microsoft JhengHei" w:hAnsi="Microsoft JhengHei"/>
          <w:b/>
          <w:bCs/>
          <w:sz w:val="21"/>
          <w:szCs w:val="21"/>
          <w:highlight w:val="yellow"/>
        </w:rPr>
        <w:t xml:space="preserve">【待確認】</w:t>
      </w:r>
      <w:r>
        <w:rPr>
          <w:rFonts w:ascii="Microsoft JhengHei" w:cs="Microsoft JhengHei" w:eastAsia="Microsoft JhengHei" w:hAnsi="Microsoft JhengHei"/>
          <w:sz w:val="21"/>
          <w:szCs w:val="21"/>
        </w:rPr>
        <w:t xml:space="preserve">為需由主持人決定或補充之處。</w:t>
      </w:r>
    </w:p>
    <w:p>
      <w:pPr>
        <w:pStyle w:val="Heading2"/>
        <w:spacing w:after="120" w:before="240"/>
      </w:pPr>
      <w:r>
        <w:rPr>
          <w:rFonts w:ascii="Microsoft JhengHei" w:cs="Microsoft JhengHei" w:eastAsia="Microsoft JhengHei" w:hAnsi="Microsoft JhengHei"/>
          <w:b/>
          <w:bCs/>
          <w:color w:val="1F3864"/>
          <w:sz w:val="26"/>
          <w:szCs w:val="26"/>
        </w:rPr>
        <w:t xml:space="preserve">計畫基本資料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IRB/REC審查案號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（系統送出後產生）</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 計畫編號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（無則免填）</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2-1. 計畫中文名稱</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3% 高張食鹽水霧化吸入合併主動循環呼吸於支氣管擴張症：一項隨機對照試驗</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2-2. 計畫英文名稱</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Nebulized 3% Hypertonic Saline Combined with Active Cycle of Breathing Technique in Bronchiectasis: A Randomized Controlled Trial (HiABC-stable Trial)</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 計畫類別</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介入性研究（臨床試驗）</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4-1. 機構</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臺北榮民總醫院</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4-2. 部門</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胸腔內科</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5-1. 預期試驗開始日期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2026-11-01（或 IRB 核准日起）</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5-2. 預期試驗結束日期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2029-10-31（試驗期間共 3 年：收案約 24 個月，最後一位受試者追蹤 52 週）</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6-1. 聯合審查機制</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非NRPB-IRB或非C-IRB</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7. 計畫主持人</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中文姓名：張芝榕　英文姓名：Chih-Jung Chang</w:t>
            </w:r>
          </w:p>
          <w:p>
            <w:pPr>
              <w:spacing w:after="40" w:line="300"/>
            </w:pPr>
            <w:r>
              <w:rPr>
                <w:rFonts w:ascii="Microsoft JhengHei" w:cs="Microsoft JhengHei" w:eastAsia="Microsoft JhengHei" w:hAnsi="Microsoft JhengHei"/>
                <w:sz w:val="21"/>
                <w:szCs w:val="21"/>
              </w:rPr>
              <w:t xml:space="preserve">電話：0972616682　燈號：DOC3068K</w:t>
            </w:r>
          </w:p>
          <w:p>
            <w:pPr>
              <w:spacing w:after="40" w:line="300"/>
            </w:pPr>
            <w:r>
              <w:rPr>
                <w:rFonts w:ascii="Microsoft JhengHei" w:cs="Microsoft JhengHei" w:eastAsia="Microsoft JhengHei" w:hAnsi="Microsoft JhengHei"/>
                <w:sz w:val="21"/>
                <w:szCs w:val="21"/>
              </w:rPr>
              <w:t xml:space="preserve">機構：臺北榮民總醫院　部門：胸腔內科　職稱：主治醫師</w:t>
            </w:r>
          </w:p>
          <w:p>
            <w:pPr>
              <w:spacing w:after="40" w:line="300"/>
            </w:pPr>
            <w:r>
              <w:rPr>
                <w:rFonts w:ascii="Microsoft JhengHei" w:cs="Microsoft JhengHei" w:eastAsia="Microsoft JhengHei" w:hAnsi="Microsoft JhengHei"/>
                <w:sz w:val="21"/>
                <w:szCs w:val="21"/>
              </w:rPr>
              <w:t xml:space="preserve">電子郵件：rhonda610273@gmail.com</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8. 計畫聯絡人</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中文姓名：張芝榕　英文姓名：Chih-Jung Chang</w:t>
            </w:r>
          </w:p>
          <w:p>
            <w:pPr>
              <w:spacing w:after="40" w:line="300"/>
            </w:pPr>
            <w:r>
              <w:rPr>
                <w:rFonts w:ascii="Microsoft JhengHei" w:cs="Microsoft JhengHei" w:eastAsia="Microsoft JhengHei" w:hAnsi="Microsoft JhengHei"/>
                <w:sz w:val="21"/>
                <w:szCs w:val="21"/>
              </w:rPr>
              <w:t xml:space="preserve">電話：0972616682　燈號：DOC3068K</w:t>
            </w:r>
          </w:p>
          <w:p>
            <w:pPr>
              <w:spacing w:after="40" w:line="300"/>
            </w:pPr>
            <w:r>
              <w:rPr>
                <w:rFonts w:ascii="Microsoft JhengHei" w:cs="Microsoft JhengHei" w:eastAsia="Microsoft JhengHei" w:hAnsi="Microsoft JhengHei"/>
                <w:sz w:val="21"/>
                <w:szCs w:val="21"/>
              </w:rPr>
              <w:t xml:space="preserve">機構：臺北榮民總醫院　部門：胸腔內科　職稱：主治醫師</w:t>
            </w:r>
          </w:p>
          <w:p>
            <w:pPr>
              <w:spacing w:after="40" w:line="300"/>
            </w:pPr>
            <w:r>
              <w:rPr>
                <w:rFonts w:ascii="Microsoft JhengHei" w:cs="Microsoft JhengHei" w:eastAsia="Microsoft JhengHei" w:hAnsi="Microsoft JhengHei"/>
                <w:sz w:val="21"/>
                <w:szCs w:val="21"/>
              </w:rPr>
              <w:t xml:space="preserve">電子郵件：rhonda610273@gmail.com</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9. 計畫授權者</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中文姓名：張芝榕　英文姓名：Chih-Jung Chang</w:t>
            </w:r>
          </w:p>
          <w:p>
            <w:pPr>
              <w:spacing w:after="40" w:line="300"/>
            </w:pPr>
            <w:r>
              <w:rPr>
                <w:rFonts w:ascii="Microsoft JhengHei" w:cs="Microsoft JhengHei" w:eastAsia="Microsoft JhengHei" w:hAnsi="Microsoft JhengHei"/>
                <w:sz w:val="21"/>
                <w:szCs w:val="21"/>
              </w:rPr>
              <w:t xml:space="preserve">電話：0972616682　燈號：DOC3068K</w:t>
            </w:r>
          </w:p>
          <w:p>
            <w:pPr>
              <w:spacing w:after="40" w:line="300"/>
            </w:pPr>
            <w:r>
              <w:rPr>
                <w:rFonts w:ascii="Microsoft JhengHei" w:cs="Microsoft JhengHei" w:eastAsia="Microsoft JhengHei" w:hAnsi="Microsoft JhengHei"/>
                <w:sz w:val="21"/>
                <w:szCs w:val="21"/>
              </w:rPr>
              <w:t xml:space="preserve">機構：臺北榮民總醫院　部門：胸腔內科　職稱：主治醫師</w:t>
            </w:r>
          </w:p>
          <w:p>
            <w:pPr>
              <w:spacing w:after="40" w:line="300"/>
            </w:pPr>
            <w:r>
              <w:rPr>
                <w:rFonts w:ascii="Microsoft JhengHei" w:cs="Microsoft JhengHei" w:eastAsia="Microsoft JhengHei" w:hAnsi="Microsoft JhengHei"/>
                <w:sz w:val="21"/>
                <w:szCs w:val="21"/>
              </w:rPr>
              <w:t xml:space="preserve">電子郵件：rhonda610273@gmail.com</w:t>
            </w:r>
          </w:p>
          <w:p>
            <w:pPr>
              <w:spacing w:after="40" w:line="300"/>
            </w:pPr>
            <w:r>
              <w:rPr>
                <w:rFonts w:ascii="Microsoft JhengHei" w:cs="Microsoft JhengHei" w:eastAsia="Microsoft JhengHei" w:hAnsi="Microsoft JhengHei"/>
                <w:sz w:val="21"/>
                <w:szCs w:val="21"/>
              </w:rPr>
              <w:t xml:space="preserve">角色：計畫聯絡人　權限：可寫入</w:t>
            </w:r>
          </w:p>
          <w:p>
            <w:pPr>
              <w:spacing w:after="40" w:line="300"/>
            </w:pPr>
            <w:r>
              <w:rPr>
                <w:rFonts w:ascii="Microsoft JhengHei" w:cs="Microsoft JhengHei" w:eastAsia="Microsoft JhengHei" w:hAnsi="Microsoft JhengHei"/>
                <w:sz w:val="21"/>
                <w:szCs w:val="21"/>
              </w:rPr>
              <w:t xml:space="preserve">—</w:t>
            </w:r>
          </w:p>
          <w:p>
            <w:pPr>
              <w:spacing w:after="40" w:line="300"/>
            </w:pPr>
            <w:r>
              <w:rPr>
                <w:rFonts w:ascii="Microsoft JhengHei" w:cs="Microsoft JhengHei" w:eastAsia="Microsoft JhengHei" w:hAnsi="Microsoft JhengHei"/>
                <w:sz w:val="21"/>
                <w:szCs w:val="21"/>
              </w:rPr>
              <w:t xml:space="preserve">中文姓名：馮嘉毅　英文姓名：Jia-Yih Feng</w:t>
            </w:r>
          </w:p>
          <w:p>
            <w:pPr>
              <w:spacing w:after="40" w:line="300"/>
            </w:pPr>
            <w:r>
              <w:rPr>
                <w:rFonts w:ascii="Microsoft JhengHei" w:cs="Microsoft JhengHei" w:eastAsia="Microsoft JhengHei" w:hAnsi="Microsoft JhengHei"/>
                <w:sz w:val="21"/>
                <w:szCs w:val="21"/>
              </w:rPr>
              <w:t xml:space="preserve">電話：28752121-7564　燈號：DOC3138H</w:t>
            </w:r>
          </w:p>
          <w:p>
            <w:pPr>
              <w:spacing w:after="40" w:line="300"/>
            </w:pPr>
            <w:r>
              <w:rPr>
                <w:rFonts w:ascii="Microsoft JhengHei" w:cs="Microsoft JhengHei" w:eastAsia="Microsoft JhengHei" w:hAnsi="Microsoft JhengHei"/>
                <w:sz w:val="21"/>
                <w:szCs w:val="21"/>
              </w:rPr>
              <w:t xml:space="preserve">機構：臺北榮民總醫院　部門：胸腔部　職稱：主治醫師</w:t>
            </w:r>
          </w:p>
          <w:p>
            <w:pPr>
              <w:spacing w:after="40" w:line="300"/>
            </w:pPr>
            <w:r>
              <w:rPr>
                <w:rFonts w:ascii="Microsoft JhengHei" w:cs="Microsoft JhengHei" w:eastAsia="Microsoft JhengHei" w:hAnsi="Microsoft JhengHei"/>
                <w:sz w:val="21"/>
                <w:szCs w:val="21"/>
              </w:rPr>
              <w:t xml:space="preserve">電子郵件：peterofeng@gmail.com</w:t>
            </w:r>
          </w:p>
          <w:p>
            <w:pPr>
              <w:spacing w:after="40" w:line="300"/>
            </w:pPr>
            <w:r>
              <w:rPr>
                <w:rFonts w:ascii="Microsoft JhengHei" w:cs="Microsoft JhengHei" w:eastAsia="Microsoft JhengHei" w:hAnsi="Microsoft JhengHei"/>
                <w:sz w:val="21"/>
                <w:szCs w:val="21"/>
              </w:rPr>
              <w:t xml:space="preserve">角色：共同主持人　權限：可讀入</w:t>
            </w:r>
          </w:p>
          <w:p>
            <w:pPr>
              <w:spacing w:after="40" w:line="300"/>
            </w:pPr>
            <w:r>
              <w:rPr>
                <w:rFonts w:ascii="Microsoft JhengHei" w:cs="Microsoft JhengHei" w:eastAsia="Microsoft JhengHei" w:hAnsi="Microsoft JhengHei"/>
                <w:sz w:val="21"/>
                <w:szCs w:val="21"/>
              </w:rPr>
              <w:t xml:space="preserve">—</w:t>
            </w:r>
          </w:p>
          <w:p>
            <w:pPr>
              <w:spacing w:after="40" w:line="300"/>
            </w:pPr>
            <w:r>
              <w:rPr>
                <w:rFonts w:ascii="Microsoft JhengHei" w:cs="Microsoft JhengHei" w:eastAsia="Microsoft JhengHei" w:hAnsi="Microsoft JhengHei"/>
                <w:sz w:val="21"/>
                <w:szCs w:val="21"/>
              </w:rPr>
              <w:t xml:space="preserve">中文姓名：潘聖衛　英文姓名：Sheng-Wei Pan</w:t>
            </w:r>
          </w:p>
          <w:p>
            <w:pPr>
              <w:spacing w:after="40" w:line="300"/>
            </w:pPr>
            <w:r>
              <w:rPr>
                <w:rFonts w:ascii="Microsoft JhengHei" w:cs="Microsoft JhengHei" w:eastAsia="Microsoft JhengHei" w:hAnsi="Microsoft JhengHei"/>
                <w:sz w:val="21"/>
                <w:szCs w:val="21"/>
              </w:rPr>
              <w:t xml:space="preserve">電話：02-28757456　燈號：DOC5352G</w:t>
            </w:r>
          </w:p>
          <w:p>
            <w:pPr>
              <w:spacing w:after="40" w:line="300"/>
            </w:pPr>
            <w:r>
              <w:rPr>
                <w:rFonts w:ascii="Microsoft JhengHei" w:cs="Microsoft JhengHei" w:eastAsia="Microsoft JhengHei" w:hAnsi="Microsoft JhengHei"/>
                <w:sz w:val="21"/>
                <w:szCs w:val="21"/>
              </w:rPr>
              <w:t xml:space="preserve">機構：臺北榮民總醫院　部門：胸腔部　職稱：主治醫師</w:t>
            </w:r>
          </w:p>
          <w:p>
            <w:pPr>
              <w:spacing w:after="40" w:line="300"/>
            </w:pPr>
            <w:r>
              <w:rPr>
                <w:rFonts w:ascii="Microsoft JhengHei" w:cs="Microsoft JhengHei" w:eastAsia="Microsoft JhengHei" w:hAnsi="Microsoft JhengHei"/>
                <w:sz w:val="21"/>
                <w:szCs w:val="21"/>
              </w:rPr>
              <w:t xml:space="preserve">電子郵件：swpan25@gmail.com</w:t>
            </w:r>
          </w:p>
          <w:p>
            <w:pPr>
              <w:spacing w:after="40" w:line="300"/>
            </w:pPr>
            <w:r>
              <w:rPr>
                <w:rFonts w:ascii="Microsoft JhengHei" w:cs="Microsoft JhengHei" w:eastAsia="Microsoft JhengHei" w:hAnsi="Microsoft JhengHei"/>
                <w:sz w:val="21"/>
                <w:szCs w:val="21"/>
              </w:rPr>
              <w:t xml:space="preserve">角色：共同主持人　權限：可讀入</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10. 共同主持人</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中文姓名：馮嘉毅　英文姓名：Jia-Yih Feng</w:t>
            </w:r>
          </w:p>
          <w:p>
            <w:pPr>
              <w:spacing w:after="40" w:line="300"/>
            </w:pPr>
            <w:r>
              <w:rPr>
                <w:rFonts w:ascii="Microsoft JhengHei" w:cs="Microsoft JhengHei" w:eastAsia="Microsoft JhengHei" w:hAnsi="Microsoft JhengHei"/>
                <w:sz w:val="21"/>
                <w:szCs w:val="21"/>
              </w:rPr>
              <w:t xml:space="preserve">電話：28752121-7564　燈號：DOC3138H</w:t>
            </w:r>
          </w:p>
          <w:p>
            <w:pPr>
              <w:spacing w:after="40" w:line="300"/>
            </w:pPr>
            <w:r>
              <w:rPr>
                <w:rFonts w:ascii="Microsoft JhengHei" w:cs="Microsoft JhengHei" w:eastAsia="Microsoft JhengHei" w:hAnsi="Microsoft JhengHei"/>
                <w:sz w:val="21"/>
                <w:szCs w:val="21"/>
              </w:rPr>
              <w:t xml:space="preserve">機構：臺北榮民總醫院　部門：胸腔部　職稱：主治醫師</w:t>
            </w:r>
          </w:p>
          <w:p>
            <w:pPr>
              <w:spacing w:after="40" w:line="300"/>
            </w:pPr>
            <w:r>
              <w:rPr>
                <w:rFonts w:ascii="Microsoft JhengHei" w:cs="Microsoft JhengHei" w:eastAsia="Microsoft JhengHei" w:hAnsi="Microsoft JhengHei"/>
                <w:sz w:val="21"/>
                <w:szCs w:val="21"/>
              </w:rPr>
              <w:t xml:space="preserve">電子郵件：peterofeng@gmail.com</w:t>
            </w:r>
          </w:p>
          <w:p>
            <w:pPr>
              <w:spacing w:after="40" w:line="300"/>
            </w:pPr>
            <w:r>
              <w:rPr>
                <w:rFonts w:ascii="Microsoft JhengHei" w:cs="Microsoft JhengHei" w:eastAsia="Microsoft JhengHei" w:hAnsi="Microsoft JhengHei"/>
                <w:sz w:val="21"/>
                <w:szCs w:val="21"/>
              </w:rPr>
              <w:t xml:space="preserve">—</w:t>
            </w:r>
          </w:p>
          <w:p>
            <w:pPr>
              <w:spacing w:after="40" w:line="300"/>
            </w:pPr>
            <w:r>
              <w:rPr>
                <w:rFonts w:ascii="Microsoft JhengHei" w:cs="Microsoft JhengHei" w:eastAsia="Microsoft JhengHei" w:hAnsi="Microsoft JhengHei"/>
                <w:sz w:val="21"/>
                <w:szCs w:val="21"/>
              </w:rPr>
              <w:t xml:space="preserve">中文姓名：潘聖衛　英文姓名：Sheng-Wei Pan</w:t>
            </w:r>
          </w:p>
          <w:p>
            <w:pPr>
              <w:spacing w:after="40" w:line="300"/>
            </w:pPr>
            <w:r>
              <w:rPr>
                <w:rFonts w:ascii="Microsoft JhengHei" w:cs="Microsoft JhengHei" w:eastAsia="Microsoft JhengHei" w:hAnsi="Microsoft JhengHei"/>
                <w:sz w:val="21"/>
                <w:szCs w:val="21"/>
              </w:rPr>
              <w:t xml:space="preserve">電話：02-28757456　燈號：DOC5352G</w:t>
            </w:r>
          </w:p>
          <w:p>
            <w:pPr>
              <w:spacing w:after="40" w:line="300"/>
            </w:pPr>
            <w:r>
              <w:rPr>
                <w:rFonts w:ascii="Microsoft JhengHei" w:cs="Microsoft JhengHei" w:eastAsia="Microsoft JhengHei" w:hAnsi="Microsoft JhengHei"/>
                <w:sz w:val="21"/>
                <w:szCs w:val="21"/>
              </w:rPr>
              <w:t xml:space="preserve">機構：臺北榮民總醫院　部門：胸腔部　職稱：主治醫師</w:t>
            </w:r>
          </w:p>
          <w:p>
            <w:pPr>
              <w:spacing w:after="40" w:line="300"/>
            </w:pPr>
            <w:r>
              <w:rPr>
                <w:rFonts w:ascii="Microsoft JhengHei" w:cs="Microsoft JhengHei" w:eastAsia="Microsoft JhengHei" w:hAnsi="Microsoft JhengHei"/>
                <w:sz w:val="21"/>
                <w:szCs w:val="21"/>
              </w:rPr>
              <w:t xml:space="preserve">電子郵件：swpan25@gmail.com</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11. 協同主持人</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無</w:t>
            </w:r>
          </w:p>
        </w:tc>
      </w:tr>
    </w:tbl>
    <w:p>
      <w:pPr>
        <w:pStyle w:val="Heading2"/>
        <w:spacing w:after="120" w:before="240"/>
      </w:pPr>
      <w:r>
        <w:rPr>
          <w:rFonts w:ascii="Microsoft JhengHei" w:cs="Microsoft JhengHei" w:eastAsia="Microsoft JhengHei" w:hAnsi="Microsoft JhengHei"/>
          <w:b/>
          <w:bCs/>
          <w:color w:val="1F3864"/>
          <w:sz w:val="26"/>
          <w:szCs w:val="26"/>
        </w:rPr>
        <w:t xml:space="preserve">臨床研究基本資料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12. 研究計畫目的</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主要目的：評估於成人具痰液之支氣管擴張症且過去一年內有反覆急性惡化之患者，以「霧化吸入 3% 高張食鹽水後立即進行標準化主動循環呼吸技術（ACBT）」之整合性氣道清潔策略（HiABC），相較於「霧化吸入 0.9% 生理食鹽水＋常規支氣管擴張症照護」，是否能延長 52 週內首次肺部急性惡化發生之時間。</w:t>
            </w:r>
          </w:p>
          <w:p>
            <w:pPr>
              <w:spacing w:after="40" w:line="300"/>
            </w:pPr>
            <w:r>
              <w:rPr>
                <w:rFonts w:ascii="Microsoft JhengHei" w:cs="Microsoft JhengHei" w:eastAsia="Microsoft JhengHei" w:hAnsi="Microsoft JhengHei"/>
                <w:sz w:val="21"/>
                <w:szCs w:val="21"/>
              </w:rPr>
              <w:t xml:space="preserve">次要目的：比較兩組於 52 週內之年化急性惡化率、發生 ≥1 次急性惡化之比例、首次嚴重急性惡化/住院時間、抗生素治療總天數、生活品質（QoL-B 呼吸症狀分數、BHQ、LCQ）、痰量與排痰難易度、肺功能、痰液細菌及抗酸菌培養、治療順從性，以及不良事件與治療不耐受情形。</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13. 研究計畫簡要說明</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支氣管擴張症之特徵為黏液纖毛清除功能受損、痰液滯留、慢性呼吸道感染及反覆急性惡化，因此氣道清潔為其照護核心；然而支持特定長期氣道清潔策略之證據仍然有限。現行國際指引雖有條件建議使用霧化高張食鹽水及包括 ACBT 在內之氣道清潔，但證據確定性仍低。2025 年 CLEAR 試驗（52 週、288 位患者）顯示高張食鹽水組急性惡化率在數值上較低（0.76 vs 0.98 次/人年），惟未達統計顯著；另有隨機分派研究顯示 ACBT 可改善部分健康相關生活品質，並有延後下一次急性惡化之探索性訊號。</w:t>
            </w:r>
          </w:p>
          <w:p>
            <w:pPr>
              <w:spacing w:after="40" w:line="300"/>
            </w:pPr>
            <w:r>
              <w:rPr>
                <w:rFonts w:ascii="Microsoft JhengHei" w:cs="Microsoft JhengHei" w:eastAsia="Microsoft JhengHei" w:hAnsi="Microsoft JhengHei"/>
                <w:sz w:val="21"/>
                <w:szCs w:val="21"/>
              </w:rPr>
              <w:t xml:space="preserve">基於「高張食鹽水使呼吸道水合、稀釋並移動黏液 → ACBT 主動清除分泌物」之互補機轉，本研究為於臺北榮民總醫院執行之前瞻性、單一中心、隨機分派（1:1）、評估者盲性之平行對照試驗，預計納入 240 位過去 12 個月內有 ≥2 次需醫師治療之急性惡化、臨床穩定 ≥4 週之成人支氣管擴張症患者。</w:t>
            </w:r>
          </w:p>
          <w:p>
            <w:pPr>
              <w:spacing w:after="40" w:line="300"/>
            </w:pPr>
            <w:r>
              <w:rPr>
                <w:rFonts w:ascii="Microsoft JhengHei" w:cs="Microsoft JhengHei" w:eastAsia="Microsoft JhengHei" w:hAnsi="Microsoft JhengHei"/>
                <w:sz w:val="21"/>
                <w:szCs w:val="21"/>
              </w:rPr>
              <w:t xml:space="preserve">介入組：霧化吸入 3% 高張食鹽水 3–5 mL，每日一次，吸入前是否先給予短效支氣管擴張劑由醫師依臨床判斷決定，首劑於院內監測耐受性；吸入後立即進行約 10–20 分鐘標準化 ACBT（呼吸控制 → 胸廓擴張 → 呼吸控制 → 用力呼氣/哈氣，視需要重複），由研究助理提供標準化衛教單張（內含教學影片）指導，並於第 0 天（分組日）、第 2 週、第 1 個月、第 3 個月及必要時確認執行情形。</w:t>
            </w:r>
          </w:p>
          <w:p>
            <w:pPr>
              <w:spacing w:after="40" w:line="300"/>
            </w:pPr>
            <w:r>
              <w:rPr>
                <w:rFonts w:ascii="Microsoft JhengHei" w:cs="Microsoft JhengHei" w:eastAsia="Microsoft JhengHei" w:hAnsi="Microsoft JhengHei"/>
                <w:sz w:val="21"/>
                <w:szCs w:val="21"/>
              </w:rPr>
              <w:t xml:space="preserve">對照組：以相同霧化器及相同時程霧化吸入 0.9% 生理食鹽水 3–5 mL，每日一次，並接受主治醫師依病人狀況提供之常規氣道清潔建議；其餘支氣管擴張症照護（如長期巨環類抗生素、吸入型抗生素、支氣管擴張劑及急性惡化治療）由主治醫師依常規及指引處置，不接受標準化 ACBT 衛教。霧化治療用食鹽水以外觀相同、僅標示代碼之小瓶包裝由研究助理發放，主治醫師不知分組。</w:t>
            </w:r>
          </w:p>
          <w:p>
            <w:pPr>
              <w:spacing w:after="40" w:line="300"/>
            </w:pPr>
            <w:r>
              <w:rPr>
                <w:rFonts w:ascii="Microsoft JhengHei" w:cs="Microsoft JhengHei" w:eastAsia="Microsoft JhengHei" w:hAnsi="Microsoft JhengHei"/>
                <w:sz w:val="21"/>
                <w:szCs w:val="21"/>
              </w:rPr>
              <w:t xml:space="preserve">受試者經篩選後隨機分派（第 0 天），兩組皆治療並追蹤 52 週，於第 2 週、第 1、3、6、9、12 個月回診，回診時記錄急性惡化、抗生素使用、住院、順從性、治療變更及不良事件（兩次回診之間之事件以治療日誌及病歷補充）。主要療效指標為 52 週內首次肺部急性惡化時間，急性惡化依預先定義之國際共識定義（呼吸道症狀惡化 ≥48 小時並經臨床醫師決定改變治療，通常為全身性抗生素），由不知分組之主治醫師判定；以 Kaplan–Meier 法及 Cox 比例風險模型分析，採意圖治療（ITT）原則。</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14-1. 多中心試驗類別</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●單一中心　○本國多中心　○國際多中心</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14-2. 主持人領導職務</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不適用（單一中心）</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15. 其他登錄網站及 Identifier</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●是：ClinicalTrials.gov（將於收案前完成登錄，Identifier：NCT________）</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16. 是否符合簡易審查條件</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●否（本案為介入性隨機對照試驗，風險高於最小風險，應送一般審查）</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17. 計畫執行地點</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台北榮總胸腔部門診、病房及肺復原中心</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18. 是否需審查本計畫結果之主管機關</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19. 研究計畫責任歸屬</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●本試驗中心/計畫主持人</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20. 試驗經費贊助來源</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■自籌：科內經費。說明：本研究所使用之 3% 高張食鹽水、0.9% 生理食鹽水及霧化器，均為本院支氣管擴張症常規照護中已使用之醫療用品；ACBT 衛教由研究助理以標準化衛教單張（內含教學影片）提供；受試者回診時程與常規門診追蹤一致，痰液培養及肺功能檢查亦屬常規臨床檢查。因此研究額外所需費用僅限於霧化治療用小瓶包裝食鹽水、研究用檢體處理與保存、問卷印製及資料管理等，金額有限，可由胸腔內科科內經費支應，受試者無需負擔任何研究相關費用。</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21. 使用藥物或器材提供者</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●常規醫療處置（3% 及 0.9% 食鹽水吸入液、霧化器；研究所需之吸入液費用由科內經費支付，受試者無需自費）</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22. 研究項目</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●其他：氣道清潔策略（常規霧化吸入 3% 高張食鹽水或 0.9% 生理食鹽水，合併主動循環呼吸技術 ACBT 訓練）</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23. 試驗藥品基本資料</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不適用（第 22 題未勾選「藥品」）</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24. 利益衝突揭露</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■不適用</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25. 研究領域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Pulmonology</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26. 關鍵字</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Bronchiectasis</w:t>
            </w:r>
          </w:p>
          <w:p>
            <w:pPr>
              <w:spacing w:after="40" w:line="300"/>
            </w:pPr>
            <w:r>
              <w:rPr>
                <w:rFonts w:ascii="Microsoft JhengHei" w:cs="Microsoft JhengHei" w:eastAsia="Microsoft JhengHei" w:hAnsi="Microsoft JhengHei"/>
                <w:sz w:val="21"/>
                <w:szCs w:val="21"/>
              </w:rPr>
              <w:t xml:space="preserve">Hypertonic saline</w:t>
            </w:r>
          </w:p>
          <w:p>
            <w:pPr>
              <w:spacing w:after="40" w:line="300"/>
            </w:pPr>
            <w:r>
              <w:rPr>
                <w:rFonts w:ascii="Microsoft JhengHei" w:cs="Microsoft JhengHei" w:eastAsia="Microsoft JhengHei" w:hAnsi="Microsoft JhengHei"/>
                <w:sz w:val="21"/>
                <w:szCs w:val="21"/>
              </w:rPr>
              <w:t xml:space="preserve">Active cycle of breathing technique</w:t>
            </w:r>
          </w:p>
          <w:p>
            <w:pPr>
              <w:spacing w:after="40" w:line="300"/>
            </w:pPr>
            <w:r>
              <w:rPr>
                <w:rFonts w:ascii="Microsoft JhengHei" w:cs="Microsoft JhengHei" w:eastAsia="Microsoft JhengHei" w:hAnsi="Microsoft JhengHei"/>
                <w:sz w:val="21"/>
                <w:szCs w:val="21"/>
              </w:rPr>
              <w:t xml:space="preserve">Airway clearance</w:t>
            </w:r>
          </w:p>
          <w:p>
            <w:pPr>
              <w:spacing w:after="40" w:line="300"/>
            </w:pPr>
            <w:r>
              <w:rPr>
                <w:rFonts w:ascii="Microsoft JhengHei" w:cs="Microsoft JhengHei" w:eastAsia="Microsoft JhengHei" w:hAnsi="Microsoft JhengHei"/>
                <w:sz w:val="21"/>
                <w:szCs w:val="21"/>
              </w:rPr>
              <w:t xml:space="preserve">Pulmonary exacerbation</w:t>
            </w:r>
          </w:p>
        </w:tc>
      </w:tr>
    </w:tbl>
    <w:p>
      <w:pPr>
        <w:pStyle w:val="Heading2"/>
        <w:spacing w:after="120" w:before="240"/>
      </w:pPr>
      <w:r>
        <w:rPr>
          <w:rFonts w:ascii="Microsoft JhengHei" w:cs="Microsoft JhengHei" w:eastAsia="Microsoft JhengHei" w:hAnsi="Microsoft JhengHei"/>
          <w:b/>
          <w:bCs/>
          <w:color w:val="1F3864"/>
          <w:sz w:val="26"/>
          <w:szCs w:val="26"/>
        </w:rPr>
        <w:t xml:space="preserve">計畫類別與設計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27. 研究模式</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●27-1. 介入性研究</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A. 研究目的</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●預防（預防急性惡化）</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B. 隨機分配</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●隨機分配（1:1，電腦產生之區塊隨機，</w:t>
            </w:r>
            <w:del w:id="9011" w:author="Claude" w:date="2026-10-03T00:00:00Z">
              <w:r>
                <w:rPr>
                  <w:rFonts w:ascii="Microsoft JhengHei" w:cs="Microsoft JhengHei" w:eastAsia="Microsoft JhengHei" w:hAnsi="Microsoft JhengHei"/>
                  <w:sz w:val="21"/>
                  <w:szCs w:val="21"/>
                </w:rPr>
                <w:delText xml:space="preserve">依是否長期使用巨環類抗生素、過去急性惡化次數、是否慢性綠膿桿菌感染分層</w:delText>
              </w:r>
            </w:del>
            <w:ins w:id="9012" w:author="Claude" w:date="2026-10-03T00:00:00Z">
              <w:r>
                <w:rPr>
                  <w:rFonts w:ascii="Microsoft JhengHei" w:cs="Microsoft JhengHei" w:eastAsia="Microsoft JhengHei" w:hAnsi="Microsoft JhengHei"/>
                  <w:sz w:val="21"/>
                  <w:szCs w:val="21"/>
                </w:rPr>
                <w:t xml:space="preserve">依是否長期使用巨環類抗生素分層</w:t>
              </w:r>
            </w:ins>
            <w:r>
              <w:rPr>
                <w:rFonts w:ascii="Microsoft JhengHei" w:cs="Microsoft JhengHei" w:eastAsia="Microsoft JhengHei" w:hAnsi="Microsoft JhengHei"/>
                <w:sz w:val="21"/>
                <w:szCs w:val="21"/>
              </w:rPr>
              <w:t xml:space="preserve">）</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C. 盲性試驗</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●單盲（評估者盲性：霧化治療用食鹽水以外觀相同、僅標示代碼之小瓶包裝由研究助理發放，標準化 ACBT 衛教由研究助理提供，分組名單不記載於病歷；判定急性惡化之主治醫師及統計分析人員不知分組。受試者可能因衛教內容得知分組）</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D. 對照組</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●主動（active）：0.9% 生理食鹽水霧化吸入＋主治醫師依病人狀況提供之常規氣道清潔建議及照護</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E. 介入模式</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●雙組平行</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F. 研究評估結果</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●安全/療效</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28. 是否有期中分析</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29. 是否有主持人手冊</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30. 資料安全性監測計畫</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●否（本案為單一中心、使用國內已上市之常規吸入溶液，不屬新藥/新醫療器材/新醫療技術，未納入易受傷害族群，亦非多機構合作試驗；計畫書已訂定不良事件收集、通報及停止規則）</w:t>
            </w:r>
          </w:p>
        </w:tc>
      </w:tr>
    </w:tbl>
    <w:p>
      <w:pPr>
        <w:pStyle w:val="Heading2"/>
        <w:spacing w:after="120" w:before="240"/>
      </w:pPr>
      <w:r>
        <w:rPr>
          <w:rFonts w:ascii="Microsoft JhengHei" w:cs="Microsoft JhengHei" w:eastAsia="Microsoft JhengHei" w:hAnsi="Microsoft JhengHei"/>
          <w:b/>
          <w:bCs/>
          <w:color w:val="1F3864"/>
          <w:sz w:val="26"/>
          <w:szCs w:val="26"/>
        </w:rPr>
        <w:t xml:space="preserve">受試者資料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31. 預計收案數</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31-1. 本院：共 240 人</w:t>
            </w:r>
          </w:p>
          <w:p>
            <w:pPr>
              <w:spacing w:after="40" w:line="300"/>
            </w:pPr>
            <w:r>
              <w:rPr>
                <w:rFonts w:ascii="Microsoft JhengHei" w:cs="Microsoft JhengHei" w:eastAsia="Microsoft JhengHei" w:hAnsi="Microsoft JhengHei"/>
                <w:sz w:val="21"/>
                <w:szCs w:val="21"/>
              </w:rPr>
              <w:t xml:space="preserve">31-2. 國內：共 240 人（僅本院收案）</w:t>
            </w:r>
          </w:p>
          <w:p>
            <w:pPr>
              <w:spacing w:after="40" w:line="300"/>
            </w:pPr>
            <w:r>
              <w:rPr>
                <w:rFonts w:ascii="Microsoft JhengHei" w:cs="Microsoft JhengHei" w:eastAsia="Microsoft JhengHei" w:hAnsi="Microsoft JhengHei"/>
                <w:sz w:val="21"/>
                <w:szCs w:val="21"/>
              </w:rPr>
              <w:t xml:space="preserve">31-3. 全球：共 240 人（僅本院收案）</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32. 年齡</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32-1. 最小年齡：18　　32-2. 最大年齡：無</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33-1. 受試者納入條件</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1. 年滿 18 歲（含）以上之成年人。</w:t>
            </w:r>
          </w:p>
          <w:p>
            <w:pPr>
              <w:spacing w:after="40" w:line="300"/>
            </w:pPr>
            <w:r>
              <w:rPr>
                <w:rFonts w:ascii="Microsoft JhengHei" w:cs="Microsoft JhengHei" w:eastAsia="Microsoft JhengHei" w:hAnsi="Microsoft JhengHei"/>
                <w:sz w:val="21"/>
                <w:szCs w:val="21"/>
              </w:rPr>
              <w:t xml:space="preserve">2. 經胸部電腦斷層（CT）確診為支氣管擴張症。</w:t>
            </w:r>
          </w:p>
          <w:p>
            <w:pPr>
              <w:spacing w:after="40" w:line="300"/>
            </w:pPr>
            <w:r>
              <w:rPr>
                <w:rFonts w:ascii="Microsoft JhengHei" w:cs="Microsoft JhengHei" w:eastAsia="Microsoft JhengHei" w:hAnsi="Microsoft JhengHei"/>
                <w:sz w:val="21"/>
                <w:szCs w:val="21"/>
              </w:rPr>
              <w:t xml:space="preserve">3. 有慢性咳嗽及咳痰症狀。</w:t>
            </w:r>
          </w:p>
          <w:p>
            <w:pPr>
              <w:spacing w:after="40" w:line="300"/>
            </w:pPr>
            <w:r>
              <w:rPr>
                <w:rFonts w:ascii="Microsoft JhengHei" w:cs="Microsoft JhengHei" w:eastAsia="Microsoft JhengHei" w:hAnsi="Microsoft JhengHei"/>
                <w:sz w:val="21"/>
                <w:szCs w:val="21"/>
              </w:rPr>
              <w:t xml:space="preserve">4. 臨床穩定 ≥4 週（收案前 4 週內無急性惡化且未使用急性惡化之抗生素治療）。</w:t>
            </w:r>
          </w:p>
          <w:p>
            <w:pPr>
              <w:spacing w:after="40" w:line="300"/>
            </w:pPr>
            <w:r>
              <w:rPr>
                <w:rFonts w:ascii="Microsoft JhengHei" w:cs="Microsoft JhengHei" w:eastAsia="Microsoft JhengHei" w:hAnsi="Microsoft JhengHei"/>
                <w:sz w:val="21"/>
                <w:szCs w:val="21"/>
              </w:rPr>
              <w:t xml:space="preserve">5. 收案前 12 個月內有 ≥2 次經醫師治療之肺部急性惡化。</w:t>
            </w:r>
          </w:p>
          <w:p>
            <w:pPr>
              <w:spacing w:after="40" w:line="300"/>
            </w:pPr>
            <w:r>
              <w:rPr>
                <w:rFonts w:ascii="Microsoft JhengHei" w:cs="Microsoft JhengHei" w:eastAsia="Microsoft JhengHei" w:hAnsi="Microsoft JhengHei"/>
                <w:sz w:val="21"/>
                <w:szCs w:val="21"/>
              </w:rPr>
              <w:t xml:space="preserve">6. 可正確執行標準化 ACBT。</w:t>
            </w:r>
          </w:p>
          <w:p>
            <w:pPr>
              <w:spacing w:after="40" w:line="300"/>
            </w:pPr>
            <w:r>
              <w:rPr>
                <w:rFonts w:ascii="Microsoft JhengHei" w:cs="Microsoft JhengHei" w:eastAsia="Microsoft JhengHei" w:hAnsi="Microsoft JhengHei"/>
                <w:sz w:val="21"/>
                <w:szCs w:val="21"/>
              </w:rPr>
              <w:t xml:space="preserve">7. 收案前 8 週內未開始或大幅調整多藥抗非結核分枝桿菌（NTM）治療。</w:t>
            </w:r>
          </w:p>
          <w:p>
            <w:pPr>
              <w:spacing w:after="40" w:line="300"/>
            </w:pPr>
            <w:r>
              <w:rPr>
                <w:rFonts w:ascii="Microsoft JhengHei" w:cs="Microsoft JhengHei" w:eastAsia="Microsoft JhengHei" w:hAnsi="Microsoft JhengHei"/>
                <w:sz w:val="21"/>
                <w:szCs w:val="21"/>
              </w:rPr>
              <w:t xml:space="preserve">8. 若長期使用巨環類抗生素、吸入型抗生素或其他指引建議之維持治療，須於隨機分派前穩定使用 ≥8 週（與 NTM 治療時間窗一致）。</w:t>
            </w:r>
          </w:p>
          <w:p>
            <w:pPr>
              <w:spacing w:after="40" w:line="300"/>
            </w:pPr>
            <w:r>
              <w:rPr>
                <w:rFonts w:ascii="Microsoft JhengHei" w:cs="Microsoft JhengHei" w:eastAsia="Microsoft JhengHei" w:hAnsi="Microsoft JhengHei"/>
                <w:sz w:val="21"/>
                <w:szCs w:val="21"/>
              </w:rPr>
              <w:t xml:space="preserve">9. 能理解並簽署受試者同意書。</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33-2. 受試者排除條件</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1. 囊性纖維化（Cystic fibrosis）。</w:t>
            </w:r>
          </w:p>
          <w:p>
            <w:pPr>
              <w:spacing w:after="40" w:line="300"/>
            </w:pPr>
            <w:r>
              <w:rPr>
                <w:rFonts w:ascii="Microsoft JhengHei" w:cs="Microsoft JhengHei" w:eastAsia="Microsoft JhengHei" w:hAnsi="Microsoft JhengHei"/>
                <w:sz w:val="21"/>
                <w:szCs w:val="21"/>
              </w:rPr>
              <w:t xml:space="preserve">2. 目前處於急性惡化期。</w:t>
            </w:r>
          </w:p>
          <w:p>
            <w:pPr>
              <w:spacing w:after="40" w:line="300"/>
            </w:pPr>
            <w:r>
              <w:rPr>
                <w:rFonts w:ascii="Microsoft JhengHei" w:cs="Microsoft JhengHei" w:eastAsia="Microsoft JhengHei" w:hAnsi="Microsoft JhengHei"/>
                <w:sz w:val="21"/>
                <w:szCs w:val="21"/>
              </w:rPr>
              <w:t xml:space="preserve">3. 目前規律使用高張食鹽水。</w:t>
            </w:r>
          </w:p>
          <w:p>
            <w:pPr>
              <w:spacing w:after="40" w:line="300"/>
            </w:pPr>
            <w:r>
              <w:rPr>
                <w:rFonts w:ascii="Microsoft JhengHei" w:cs="Microsoft JhengHei" w:eastAsia="Microsoft JhengHei" w:hAnsi="Microsoft JhengHei"/>
                <w:sz w:val="21"/>
                <w:szCs w:val="21"/>
              </w:rPr>
              <w:t xml:space="preserve">4. 目前規律執行結構化 ACBT 或同等強度之氣道清潔技術。</w:t>
            </w:r>
          </w:p>
          <w:p>
            <w:pPr>
              <w:spacing w:after="40" w:line="300"/>
            </w:pPr>
            <w:r>
              <w:rPr>
                <w:rFonts w:ascii="Microsoft JhengHei" w:cs="Microsoft JhengHei" w:eastAsia="Microsoft JhengHei" w:hAnsi="Microsoft JhengHei"/>
                <w:sz w:val="21"/>
                <w:szCs w:val="21"/>
              </w:rPr>
              <w:t xml:space="preserve">5. 大量或近期咳血。</w:t>
            </w:r>
          </w:p>
          <w:p>
            <w:pPr>
              <w:spacing w:after="40" w:line="300"/>
            </w:pPr>
            <w:r>
              <w:rPr>
                <w:rFonts w:ascii="Microsoft JhengHei" w:cs="Microsoft JhengHei" w:eastAsia="Microsoft JhengHei" w:hAnsi="Microsoft JhengHei"/>
                <w:sz w:val="21"/>
                <w:szCs w:val="21"/>
              </w:rPr>
              <w:t xml:space="preserve">6. 無法耐受 3% 高張食鹽水。</w:t>
            </w:r>
          </w:p>
          <w:p>
            <w:pPr>
              <w:spacing w:after="40" w:line="300"/>
            </w:pPr>
            <w:r>
              <w:rPr>
                <w:rFonts w:ascii="Microsoft JhengHei" w:cs="Microsoft JhengHei" w:eastAsia="Microsoft JhengHei" w:hAnsi="Microsoft JhengHei"/>
                <w:sz w:val="21"/>
                <w:szCs w:val="21"/>
              </w:rPr>
              <w:t xml:space="preserve">7. 未控制之氣喘或顯著支氣管痙攣。</w:t>
            </w:r>
          </w:p>
          <w:p>
            <w:pPr>
              <w:spacing w:after="40" w:line="300"/>
            </w:pPr>
            <w:r>
              <w:rPr>
                <w:rFonts w:ascii="Microsoft JhengHei" w:cs="Microsoft JhengHei" w:eastAsia="Microsoft JhengHei" w:hAnsi="Microsoft JhengHei"/>
                <w:sz w:val="21"/>
                <w:szCs w:val="21"/>
              </w:rPr>
              <w:t xml:space="preserve">8. NTM 相關排除（嚴格適用）：(1) 收案前 8 週內剛開始多藥抗 NTM 治療者；(2) 預期於 52 週追蹤期間將進行重大 NTM 藥物調整或外科切除者；(3) 合併活動性空洞病灶且近期有大咳血病史者。</w:t>
            </w:r>
          </w:p>
          <w:p>
            <w:pPr>
              <w:spacing w:after="40" w:line="300"/>
            </w:pPr>
            <w:r>
              <w:rPr>
                <w:rFonts w:ascii="Microsoft JhengHei" w:cs="Microsoft JhengHei" w:eastAsia="Microsoft JhengHei" w:hAnsi="Microsoft JhengHei"/>
                <w:sz w:val="21"/>
                <w:szCs w:val="21"/>
              </w:rPr>
              <w:t xml:space="preserve">9. 懷孕或哺乳中婦女。</w:t>
            </w:r>
          </w:p>
          <w:p>
            <w:pPr>
              <w:spacing w:after="40" w:line="300"/>
            </w:pPr>
            <w:r>
              <w:rPr>
                <w:rFonts w:ascii="Microsoft JhengHei" w:cs="Microsoft JhengHei" w:eastAsia="Microsoft JhengHei" w:hAnsi="Microsoft JhengHei"/>
                <w:sz w:val="21"/>
                <w:szCs w:val="21"/>
              </w:rPr>
              <w:t xml:space="preserve">10. 經研究者評估不適合參與本研究者。</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34. 每位受試者預期試驗期限</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52 週</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35. 受試者型態</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年滿 18 歲（含）、經 CT 確診且過去 12 個月內有 ≥2 次急性惡化之臨床穩定期支氣管擴張症患者</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36. 是否依性別選擇受試者</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37. 懷孕檢測及避孕措施</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●否，說明：霧化治療所用之食鹽水為氯化鈉溶液，無已知致畸胎性；懷孕或哺乳婦女已列為排除條件，以口頭詢問方式確認。</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38. 是否納入健康受試者</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39. 是否包含易受傷害族群</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40. 輻射暴露</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●否（支氣管擴張症之 CT 診斷採用收案前常規臨床檢查結果，本研究不額外安排影像檢查）</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41. 基因重組或具生物危險性微生物</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42. 取樣是否抽血</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●是（篩選時及第 52 週之血液常規及生化為常規臨床檢驗；本研究於同一次常規抽血時多留取研究用血液，不另行扎針。研究用血液為選擇性項目，不同意者仍可參加本研究，不影響其分組、治療及權益）</w:t>
            </w:r>
          </w:p>
          <w:p>
            <w:pPr>
              <w:spacing w:after="40" w:line="300"/>
            </w:pPr>
            <w:r>
              <w:rPr>
                <w:rFonts w:ascii="Microsoft JhengHei" w:cs="Microsoft JhengHei" w:eastAsia="Microsoft JhengHei" w:hAnsi="Microsoft JhengHei"/>
                <w:sz w:val="21"/>
                <w:szCs w:val="21"/>
              </w:rPr>
              <w:t xml:space="preserve">每次抽血量：研究用血液 20 CC/次（另依常規抽取之血液常規及生化檢驗用血不計入）</w:t>
            </w:r>
          </w:p>
          <w:p>
            <w:pPr>
              <w:spacing w:after="40" w:line="300"/>
            </w:pPr>
            <w:r>
              <w:rPr>
                <w:rFonts w:ascii="Microsoft JhengHei" w:cs="Microsoft JhengHei" w:eastAsia="Microsoft JhengHei" w:hAnsi="Microsoft JhengHei"/>
                <w:sz w:val="21"/>
                <w:szCs w:val="21"/>
              </w:rPr>
              <w:t xml:space="preserve">抽血總次數：2 次（篩選時、介入結束時〔第 52 週〕）</w:t>
            </w:r>
          </w:p>
          <w:p>
            <w:pPr>
              <w:spacing w:after="40" w:line="300"/>
            </w:pPr>
            <w:r>
              <w:rPr>
                <w:rFonts w:ascii="Microsoft JhengHei" w:cs="Microsoft JhengHei" w:eastAsia="Microsoft JhengHei" w:hAnsi="Microsoft JhengHei"/>
                <w:sz w:val="21"/>
                <w:szCs w:val="21"/>
              </w:rPr>
              <w:t xml:space="preserve">總共抽血量：研究用血液共 40 CC</w:t>
            </w:r>
          </w:p>
          <w:p>
            <w:pPr>
              <w:spacing w:after="40" w:line="300"/>
            </w:pPr>
            <w:r>
              <w:rPr>
                <w:rFonts w:ascii="Microsoft JhengHei" w:cs="Microsoft JhengHei" w:eastAsia="Microsoft JhengHei" w:hAnsi="Microsoft JhengHei"/>
                <w:sz w:val="21"/>
                <w:szCs w:val="21"/>
              </w:rPr>
              <w:t xml:space="preserve">研究用血液檢驗項目：發炎相關生物標記（如嗜中性球相關發炎指標等），不進行基因或 DNA 檢測</w:t>
            </w:r>
          </w:p>
          <w:p>
            <w:pPr>
              <w:spacing w:after="40" w:line="300"/>
            </w:pPr>
            <w:r>
              <w:rPr>
                <w:rFonts w:ascii="Microsoft JhengHei" w:cs="Microsoft JhengHei" w:eastAsia="Microsoft JhengHei" w:hAnsi="Microsoft JhengHei"/>
                <w:sz w:val="21"/>
                <w:szCs w:val="21"/>
              </w:rPr>
              <w:t xml:space="preserve">檢體保存：分離血清/血漿後保存於臺北榮民總醫院中正樓 14 樓胸腔部研究室之 -80°C 冰箱，保存 20 年；經受試者同意者，剩餘檢體可供未來支氣管擴張症及相關慢性呼吸道疾病研究使用（須另經本院人體試驗委員會審查通過）</w:t>
            </w:r>
          </w:p>
        </w:tc>
      </w:tr>
    </w:tbl>
    <w:p>
      <w:pPr>
        <w:pStyle w:val="Heading2"/>
        <w:spacing w:after="120" w:before="240"/>
      </w:pPr>
      <w:r>
        <w:rPr>
          <w:rFonts w:ascii="Microsoft JhengHei" w:cs="Microsoft JhengHei" w:eastAsia="Microsoft JhengHei" w:hAnsi="Microsoft JhengHei"/>
          <w:b/>
          <w:bCs/>
          <w:color w:val="1F3864"/>
          <w:sz w:val="26"/>
          <w:szCs w:val="26"/>
        </w:rPr>
        <w:t xml:space="preserve">招募方式與知情同意程序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43. 受試者補助</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44. 招募受試者方式</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■計畫主持人（含共/協同主持人）口頭介紹</w:t>
            </w:r>
          </w:p>
          <w:p>
            <w:pPr>
              <w:spacing w:after="40" w:line="300"/>
            </w:pPr>
            <w:r>
              <w:rPr>
                <w:rFonts w:ascii="Microsoft JhengHei" w:cs="Microsoft JhengHei" w:eastAsia="Microsoft JhengHei" w:hAnsi="Microsoft JhengHei"/>
                <w:sz w:val="21"/>
                <w:szCs w:val="21"/>
              </w:rPr>
              <w:t xml:space="preserve">■其他醫師、護理師（非共/協同主持人）口頭介紹（轉介）</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45-1. 實驗組風險</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●參加本計畫將面臨的風險比未參加計畫時高，但明顯地可增進受試者的福祉（高張食鹽水吸入可能引起咳嗽、胸悶、支氣管痙攣或咽喉刺激；ACBT 可能造成暫時性疲倦；研究用血液係於常規抽血時多留取，不另行扎針，抽血量略增可能使穿刺部位疼痛或瘀青稍增加）</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45-2. 對照組</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●有　●參加本計畫時，其權益與未參加本計畫時相當（對照組持續接受常規照護，並另吸入生理食鹽水）</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46-1. 如何維護資料機密性</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受試者病歷號碼會經過編碼，並與其他資料分開儲存。代碼對照表由計畫主持人另行保管。電子資料存放於受密碼保護之檔案中，並保存於上鎖之計畫主持人研究室；僅計畫書所列之研究人員具有存取權限。研究資料於研究結束後保存 15 年，期滿由計畫主持人負責銷毀，以阻斷個資外洩風險。本研究將嚴格遵守我國《個人資料保護法》規範，盡力將受試者隱私外洩之風險降至最低。</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46-2. 如何保護受試者隱私</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所有臨床資料在輸入時皆以「編碼（去識別化）」形式處理。在資料收集後與統計分析之前，會移除姓名、身分證字號等直接識別資訊，並賦予每位受試者專屬之研究流水序號。含有可辨識個人身分資訊之「代碼對照表」將與臨床數據資料庫分開儲存。研究結果之呈現形式，將確保無法辨識任何單一受試者之身分。</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47. 減少脅迫或干預</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●明確告訴受試者可拒絕參與研究，或可隨時撤回同意而不影響其權益或醫病關係。</w:t>
            </w:r>
          </w:p>
          <w:p>
            <w:pPr>
              <w:spacing w:after="40" w:line="300"/>
            </w:pPr>
            <w:r>
              <w:rPr>
                <w:rFonts w:ascii="Microsoft JhengHei" w:cs="Microsoft JhengHei" w:eastAsia="Microsoft JhengHei" w:hAnsi="Microsoft JhengHei"/>
                <w:sz w:val="21"/>
                <w:szCs w:val="21"/>
              </w:rPr>
              <w:t xml:space="preserve">●讓完全與受試者無倚賴或從屬關係之研究人員取得其知情同意。</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48-1. 以受試者同意書進行知情同意</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a. 取得同意及解釋試驗內容之人員：■計畫主持人（含共/協同主持人）</w:t>
            </w:r>
          </w:p>
          <w:p>
            <w:pPr>
              <w:spacing w:after="40" w:line="300"/>
            </w:pPr>
            <w:r>
              <w:rPr>
                <w:rFonts w:ascii="Microsoft JhengHei" w:cs="Microsoft JhengHei" w:eastAsia="Microsoft JhengHei" w:hAnsi="Microsoft JhengHei"/>
                <w:sz w:val="21"/>
                <w:szCs w:val="21"/>
              </w:rPr>
              <w:t xml:space="preserve">b. 取得同意的時間：●篩選前</w:t>
            </w:r>
          </w:p>
          <w:p>
            <w:pPr>
              <w:spacing w:after="40" w:line="300"/>
            </w:pPr>
            <w:r>
              <w:rPr>
                <w:rFonts w:ascii="Microsoft JhengHei" w:cs="Microsoft JhengHei" w:eastAsia="Microsoft JhengHei" w:hAnsi="Microsoft JhengHei"/>
                <w:sz w:val="21"/>
                <w:szCs w:val="21"/>
              </w:rPr>
              <w:t xml:space="preserve">c. 解釋地點：台北榮總胸腔部門診或病房；每件約花費 30 分鐘</w:t>
            </w:r>
          </w:p>
          <w:p>
            <w:pPr>
              <w:spacing w:after="40" w:line="300"/>
            </w:pPr>
            <w:r>
              <w:rPr>
                <w:rFonts w:ascii="Microsoft JhengHei" w:cs="Microsoft JhengHei" w:eastAsia="Microsoft JhengHei" w:hAnsi="Microsoft JhengHei"/>
                <w:sz w:val="21"/>
                <w:szCs w:val="21"/>
              </w:rPr>
              <w:t xml:space="preserve">d. 確保了解之方式：■與受試者及其家人共同討論　■與受試者及協助說明者共同討論　■其他：提供書面衛教單張及 ACBT 示範影片連結。</w:t>
            </w:r>
          </w:p>
          <w:p>
            <w:pPr>
              <w:spacing w:after="40" w:line="300"/>
            </w:pPr>
            <w:r>
              <w:rPr>
                <w:rFonts w:ascii="Microsoft JhengHei" w:cs="Microsoft JhengHei" w:eastAsia="Microsoft JhengHei" w:hAnsi="Microsoft JhengHei"/>
                <w:sz w:val="21"/>
                <w:szCs w:val="21"/>
              </w:rPr>
              <w:t xml:space="preserve">e. 是否收納非說本國語言之受試者：●否</w:t>
            </w:r>
          </w:p>
          <w:p>
            <w:pPr>
              <w:spacing w:after="40" w:line="300"/>
            </w:pPr>
            <w:r>
              <w:rPr>
                <w:rFonts w:ascii="Microsoft JhengHei" w:cs="Microsoft JhengHei" w:eastAsia="Microsoft JhengHei" w:hAnsi="Microsoft JhengHei"/>
                <w:sz w:val="21"/>
                <w:szCs w:val="21"/>
              </w:rPr>
              <w:t xml:space="preserve">註：受試者同意書另設「多留取研究用血液」勾選欄（同意／不同意）及「剩餘檢體保存」三選一勾選欄，由受試者自行選擇。</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48-2 ～ 48-6. 免除知情同意</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皆不勾選（本案取得書面知情同意）</w:t>
            </w:r>
          </w:p>
        </w:tc>
      </w:tr>
    </w:tbl>
    <w:p>
      <w:pPr>
        <w:pStyle w:val="Heading2"/>
        <w:spacing w:after="120" w:before="240"/>
      </w:pPr>
      <w:r>
        <w:rPr>
          <w:rFonts w:ascii="Microsoft JhengHei" w:cs="Microsoft JhengHei" w:eastAsia="Microsoft JhengHei" w:hAnsi="Microsoft JhengHei"/>
          <w:b/>
          <w:bCs/>
          <w:color w:val="1F3864"/>
          <w:sz w:val="26"/>
          <w:szCs w:val="26"/>
        </w:rPr>
        <w:t xml:space="preserve">簽章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計畫申請人簽章/日期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科（系）/部主任簽章/日期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808080"/>
        <w:sz w:val="16"/>
        <w:szCs w:val="16"/>
      </w:rPr>
      <w:t xml:space="preserve">第 </w:t>
      <w:fldChar w:fldCharType="begin"/>
      <w:instrText xml:space="preserve">PAGE</w:instrText>
      <w:fldChar w:fldCharType="separate"/>
      <w:fldChar w:fldCharType="end"/>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JhengHei" w:cs="Microsoft JhengHei" w:eastAsia="Microsoft JhengHei" w:hAnsi="Microsoft JhengHei"/>
        <w:color w:val="808080"/>
        <w:sz w:val="16"/>
        <w:szCs w:val="16"/>
      </w:rPr>
      <w:t xml:space="preserve">HiABC-stable｜IRB 新案申請書草稿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2026-09-28T10:54:17.188Z</dcterms:created>
  <dcterms:modified xsi:type="dcterms:W3CDTF">2026-09-28T10:54:17.208Z</dcterms:modified>
</cp:coreProperties>
</file>

<file path=docProps/custom.xml><?xml version="1.0" encoding="utf-8"?>
<Properties xmlns="http://schemas.openxmlformats.org/officeDocument/2006/custom-properties" xmlns:vt="http://schemas.openxmlformats.org/officeDocument/2006/docPropsVTypes"/>
</file>