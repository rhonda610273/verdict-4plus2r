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E9E0"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一、計畫名稱</w:t>
      </w:r>
    </w:p>
    <w:p w14:paraId="181E3EAC" w14:textId="78E911E2"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中文：3% 高張食鹽水霧化吸入合併主動循環呼吸於支氣管擴張症：一項隨機對照試驗</w:t>
      </w:r>
    </w:p>
    <w:p w14:paraId="7A234B3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英文：Nebulized 3% Hypertonic Saline Combined with Active Cycle of Breathing Technique in Bronchiectasis: A Randomized Controlled Trial (HiABC-stable Trial)</w:t>
      </w:r>
    </w:p>
    <w:p w14:paraId="3709BD52"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二、研究背景及研究目的</w:t>
      </w:r>
    </w:p>
    <w:p w14:paraId="0BB0D71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研究背景：</w:t>
      </w:r>
    </w:p>
    <w:p w14:paraId="1A397C0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支氣管擴張症（bronchiectasis）之特徵為黏液纖毛清除功能受損、痰液滯留、慢性呼吸道感染及反覆肺部急性惡化（pulmonary exacerbation）。急性惡化與肺功能下降、生活品質惡化、住院及死亡風險增加相關，因此氣道清潔（airway clearance technique）為支氣管擴張症照護之核心，然而支持特定長期氣道清潔策略之證據仍然有限。</w:t>
      </w:r>
    </w:p>
    <w:p w14:paraId="2A58FCFA" w14:textId="661D9F0A"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現行國際指引有條件建議使用霧化高張食鹽水（hypertonic saline, HS）及包括主動循環呼吸技術（ACBT）在內之氣道清潔，惟證據確定性仍低。2025 年 CLEAR 試驗於 288 位支氣管擴張症患者追蹤 52 週，高張食鹽水組之急性惡化率在數值上較低（0.76 vs 0.98 次/人年；校正差異 −0.25，95% CI −0.57 至 0.07；P=0.12），但未達統計顯著。另有一項於支氣管擴張症急性惡化期間比較不同氣道清潔技術之隨機分派研究，發現 ACBT 可改善部分健康相關生活品質，並有延後下一次急性惡化之趨勢（至首次急性惡化平均時間：ACBT組 158 天、步行＋哈氣組 118 天、震盪正壓吐氣裝置組 89 天），惟受限於失訪，結果並非定論。</w:t>
      </w:r>
    </w:p>
    <w:p w14:paraId="32EDDF22"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綜合上述，本研究提出互補之治療概念：3% 高張食鹽水使呼吸道水合並移動黏液，隨即以 ACBT 主動清除分泌物。此整合性氣道清潔策略（HiABC）是否能延後支氣管擴張症急性惡化並改善症狀，目前尚未經充分驗證。</w:t>
      </w:r>
    </w:p>
    <w:p w14:paraId="6A95ECCC"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研究假說：</w:t>
      </w:r>
    </w:p>
    <w:p w14:paraId="14AA38F6"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於具痰液且急性惡化風險較高之成人支氣管擴張症患者，以「霧化吸入 3% 高張食鹽水後立即進行 ACBT」之結構化氣道清潔方案，相較於「霧化吸入 0.9% 生理食鹽水＋常規支氣管擴張症照護」，可延長首次肺部急性惡化發生之時間。</w:t>
      </w:r>
    </w:p>
    <w:p w14:paraId="6157E99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主要目的：</w:t>
      </w:r>
    </w:p>
    <w:p w14:paraId="04A936D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lastRenderedPageBreak/>
        <w:t xml:space="preserve">（一）評估 3% 高張食鹽水霧化吸入合併 ACBT，相較於 0.9% 生理食鹽水霧化吸入合併常規照護，是否能延長 52 週內首次肺部急性惡化發生之時間。</w:t>
      </w:r>
    </w:p>
    <w:p w14:paraId="6AA9F95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次要目的：</w:t>
      </w:r>
    </w:p>
    <w:p w14:paraId="15D0A9D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（一）急性惡化相關指標：比較兩組 52 週內之年化急性惡化率、發生 ≥1 次急性惡化之比例、至首次嚴重急性惡化/住院之時間，以及因急性惡化使用抗生素之總天數。</w:t>
      </w:r>
    </w:p>
    <w:p w14:paraId="0110B8BC"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（二）症狀與生活品質：比較兩組支氣管擴張症生活品質問卷呼吸症狀分數（Quality of Life–Bronchiectasis Respiratory Symptoms score, QOL-B-RSS）、支氣管擴張症健康問卷（Bronchiectasis Health Questionnaire, BHQ）、萊斯特咳嗽問卷（Leicester Cough Questionnaire, LCQ），以及痰量與排痰難易度之變化。</w:t>
      </w:r>
    </w:p>
    <w:p w14:paraId="798BC20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（三）生理與微生物學指標：比較兩組肺功能變化，以及痰液細菌培養與抗酸菌（acid-fast bacilli, AFB）培養結果。</w:t>
      </w:r>
    </w:p>
    <w:p w14:paraId="019FC6E4"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（四）順從性與安全性：評估治療順從性、不良事件及治療不耐受情形。</w:t>
      </w:r>
    </w:p>
    <w:p w14:paraId="699DBBF8"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三、研究方法</w:t>
      </w:r>
    </w:p>
    <w:p w14:paraId="6340FA3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（一）研究對象之條件、數目</w:t>
      </w:r>
    </w:p>
    <w:p w14:paraId="4ECB6B6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1. 納入條件（需符合下列所有條件）</w:t>
      </w:r>
    </w:p>
    <w:p w14:paraId="6CE4A922"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・年滿 18 歲（含）以上之成年人。</w:t>
      </w:r>
    </w:p>
    <w:p w14:paraId="1B395F36"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・經胸部電腦斷層（CT）確診為支氣管擴張症（bronchiectasis）。</w:t>
      </w:r>
    </w:p>
    <w:p w14:paraId="030656C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・有慢性咳嗽及咳痰症狀。</w:t>
      </w:r>
    </w:p>
    <w:p w14:paraId="253C3164"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・臨床穩定 ≥4 週（收案前 4 週內無急性惡化，且未因急性惡化使用抗生素）。</w:t>
      </w:r>
    </w:p>
    <w:p w14:paraId="113F910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・收案前 12 個月內有 ≥2 次經醫師治療之肺部急性惡化。</w:t>
      </w:r>
    </w:p>
    <w:p w14:paraId="4EABF09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・可正確執行標準化主動循環呼吸技術（active cycle of breathing technique, ACBT）。</w:t>
      </w:r>
    </w:p>
    <w:p w14:paraId="3539C76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・收案前 8 週內未開始或大幅調整多藥抗非結核分枝桿菌（nontuberculous mycobacteria, NTM）治療。</w:t>
      </w:r>
    </w:p>
    <w:p w14:paraId="04A32EC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・若長期使用巨環類抗生素（macrolide）、吸入型抗生素或其他指引建議之維持治療，須於隨機分派前穩定使用 ≥8 週。</w:t>
      </w:r>
    </w:p>
    <w:p w14:paraId="034768C2"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・能理解並簽署受試者同意書。</w:t>
      </w:r>
    </w:p>
    <w:p w14:paraId="658A9EBC"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lastRenderedPageBreak/>
        <w:t xml:space="preserve">2. 排除條件（符合下列任一條件者排除）</w:t>
      </w:r>
    </w:p>
    <w:p w14:paraId="11F87E5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・囊性纖維化（cystic fibrosis）。</w:t>
      </w:r>
    </w:p>
    <w:p w14:paraId="0513E3F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・目前處於急性惡化期。</w:t>
      </w:r>
    </w:p>
    <w:p w14:paraId="671D471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・目前規律使用高張食鹽水。</w:t>
      </w:r>
    </w:p>
    <w:p w14:paraId="693CCDFD"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・目前規律執行結構化 ACBT 或同等強度之氣道清潔技術。</w:t>
      </w:r>
    </w:p>
    <w:p w14:paraId="5CB74930"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・大量或近期咳血。</w:t>
      </w:r>
    </w:p>
    <w:p w14:paraId="7E7F8DF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・已知無法耐受 3% 高張食鹽水。</w:t>
      </w:r>
    </w:p>
    <w:p w14:paraId="7E75A97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・未控制之氣喘或顯著支氣管痙攣。</w:t>
      </w:r>
    </w:p>
    <w:p w14:paraId="02F36D1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・NTM 相關排除（嚴格適用）：(1) 收案前 8 週內剛開始多藥抗 NTM 治療者；(2) 預期於 52 週追蹤期間將進行重大 NTM 藥物調整或外科切除者；(3) 合併活動性空洞病灶且近期有大咳血病史者。</w:t>
      </w:r>
    </w:p>
    <w:p w14:paraId="4FACAEA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・懷孕或哺乳中婦女。</w:t>
      </w:r>
    </w:p>
    <w:p w14:paraId="2EB4DEFD"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・經研究者評估不適合參與本研究者。</w:t>
      </w:r>
    </w:p>
    <w:p w14:paraId="6BDB61BB"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3. 預計收案數：240 人（本院單一中心收案），以 1:1 隨機分派至介入組及對照組，每組各 120 人。</w:t>
      </w:r>
    </w:p>
    <w:p w14:paraId="5A412A42"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4. 招募方式：由計畫主持人及共同主持人（張芝榕、馮嘉毅、潘聖衛醫師）於臺北榮總胸腔部門診或病房，向符合條件之患者說明並邀請參與；本院其他胸腔科醫師亦可將符合條件之患者轉介至研究團隊，由計畫主持人或共同主持人說明並取得知情同意。</w:t>
      </w:r>
    </w:p>
    <w:p w14:paraId="10FF126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（二）研究設計及實施方法</w:t>
      </w:r>
    </w:p>
    <w:p w14:paraId="2471A68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本研究為臺北榮民總醫院單一中心、前瞻性、隨機分派（1:1）、平行分組、評估者盲性之單盲對照試驗。本研究評估的是整合性氣道清潔策略（HiABC）之整體效果，而非分別評估高張食鹽水或 ACBT 之單獨貢獻。</w:t>
      </w:r>
    </w:p>
    <w:p w14:paraId="370E49DB"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1. 隨機分派與分配隱匿：符合條件並簽署同意書之受試者，以電腦產生之區塊隨機序列（區塊大小隨機為 4 或 6）1:1 分派至介入組或對照組，</w:t>
      </w:r>
      <w:del w:id="9009" w:author="Claude" w:date="2026-10-03T00:00:00Z">
        <w:r>
          <w:rPr>
            <w:rFonts w:eastAsia="標楷體" w:hAnsi="標楷體" w:hint="eastAsia"/>
            <w:sz w:val="28"/>
            <w:szCs w:val="28"/>
          </w:rPr>
          <w:delText xml:space="preserve">並依下列因子分層：(1) 是否長期使用巨環類抗生素；(2) 過去 12 個月急性惡化次數（2 次 vs ≥3 次）；(3) 是否慢性綠膿桿菌（Pseudomonas aeruginosa）感染。</w:delText>
        </w:r>
      </w:del>
      <w:ins w:id="9010" w:author="Claude" w:date="2026-10-03T00:00:00Z">
        <w:r>
          <w:rPr>
            <w:rFonts w:eastAsia="標楷體" w:hAnsi="標楷體" w:hint="eastAsia"/>
            <w:sz w:val="28"/>
            <w:szCs w:val="28"/>
          </w:rPr>
          <w:t xml:space="preserve">並依是否長期使用巨環類抗生素（是/否）分層。</w:t>
        </w:r>
      </w:ins>
      <w:r>
        <w:rPr>
          <w:rFonts w:eastAsia="標楷體" w:hAnsi="標楷體" w:hint="eastAsia"/>
          <w:sz w:val="28"/>
          <w:szCs w:val="28"/>
        </w:rPr>
        <w:t xml:space="preserve">隨機序列由不參與收案之人員以電腦產生並保管；受試者完成收案後，由研究助理依序取得分組結果，以確保分配隱匿。</w:t>
      </w:r>
    </w:p>
    <w:p w14:paraId="3A3434F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2. 盲性：本研究採評估者盲性之單盲設計，由不知分組之主治醫師判定急性惡化。為維持盲性：(1) 霧化治療用食鹽水由研究助理以外觀</w:t>
        <w:lastRenderedPageBreak/>
        <w:t xml:space="preserve">相同、僅標示研究代碼之小瓶包裝發放，不經由主治醫師開立處方；(2) 標準化 ACBT 衛教由研究助理於診間以外之場所提供，醫師不參與衛教；(3) 分組名單由研究助理保管，不記載於病歷，計畫主持人及共同主持人於試驗期間不接觸分組名單；(4) 提醒受試者勿向主治醫師透露所使用之霧化治療或是否收到衛教單張；(5) 若醫師意外得知分組，予以記錄並於敏感度分析中考量。統計分析人員於資料鎖定前亦不知分組。受試者可能因衛教內容不同而得知自身分組，故本研究非雙盲。</w:t>
      </w:r>
    </w:p>
    <w:p w14:paraId="7FE0E2D6"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3. 介入組（HiABC）：霧化吸入 3% 高張食鹽水 3–5 mL，每日一次，共 52 週；吸入後立即進行約 10–20 分鐘標準化 ACBT：呼吸控制 → 胸廓擴張運動 → 呼吸控制 → 用力呼氣/哈氣（forced expiration technique/huff），視需要重複。ACBT 由研究助理提供標準化衛教單張（內含教學影片）指導，並於第 0 天（分組日）、第 2 週、第 1 個月、第 3 個月及必要時由研究助理確認執行情形並再次衛教。其餘支氣管擴張症照護與對照組相同。</w:t>
      </w:r>
    </w:p>
    <w:p w14:paraId="716B164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4. 對照組：以與介入組相同型號之霧化器及相同時程，霧化吸入 0.9% 生理食鹽水 3–5 mL，每日一次，共 52 週；並接受主治醫師依病人狀況提供之常規氣道清潔建議。其餘支氣管擴張症照護（如長期巨環類抗生素、吸入型抗生素、支氣管擴張劑及急性惡化之治療）由主治醫師依常規臨床實務及指引處置。對照組不接受研究助理提供之標準化 ACBT 衛教。</w:t>
      </w:r>
    </w:p>
    <w:p w14:paraId="3442FA1D"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5. 首劑耐受性監測：兩組受試者之第一劑霧化吸入均於院內執行，吸入前後測量尖峰呼氣流速（peak expiratory flow, PEF）及血氧飽和度，並觀察約 30 分鐘。吸入前是否先給予短效支氣管擴張劑，由醫師依臨床判斷決定。若吸入後 PEF 較吸入前下降 ≥20%，或出現明顯喘鳴、胸悶、呼吸困難，或血氧飽和度下降 ≥4% 或低於 90%，即停止該次霧化治療，由醫師評估是否於短效支氣管擴張劑前置下再次嘗試；若仍無法耐受，則停止霧化治療，並依意圖治療原則繼續追蹤。</w:t>
      </w:r>
    </w:p>
    <w:p w14:paraId="0881ED4D"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6. 併用療法：長期巨環類抗生素、吸入型抗生素、支氣管擴張劑或其他依指引之維持治療均可持續使用。追蹤期間因臨床需要之治療升級皆允許，並前瞻性記錄兩組之背景治療及其變更。</w:t>
      </w:r>
    </w:p>
    <w:p w14:paraId="7B795060"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7. 研究流程與追蹤時程：</w:t>
      </w:r>
    </w:p>
    <w:p w14:paraId="329AE582" w14:textId="7EF560FE"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篩選訪視（Screening）：簽署受試者同意書、確認收案條件、收集人口學資料、病史、過去急性惡化及用藥、胸部 CT 報告；進行肺功能檢查、痰液細菌及抗酸菌培養（常規檢查）、問卷（QOL-</w:t>
        <w:lastRenderedPageBreak/>
        <w:t>B、BHQ、LCQ）、痰量與排痰難易度評估；常規血液常規及生化檢驗，並多留取研究用血液（選擇性）。</w:t>
      </w:r>
    </w:p>
    <w:p w14:paraId="780D75EC"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隨機分派訪視（Randomization，第 0 天）：於篩選後 14 天內進行（可與篩選訪視同日完成）；再次確認臨床穩定且符合收案條件後進行隨機分派；首劑院內耐受性監測（由研究助理測量記錄，出現不適時由醫師處置）；發放以研究代碼標示之小瓶包裝食鹽水、霧化器及治療日誌；介入組由研究助理提供標準化 ACBT 衛教單張（內含教學影片）。若篩選至隨機分派期間發生急性惡化，須待臨床穩定 ≥4 週後重新篩選。</w:t>
      </w:r>
    </w:p>
    <w:p w14:paraId="3771D319"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追蹤時間：第 1 個月 ±7 天、第 3、6、9、12 個月 ±14 天。</w:t>
      </w:r>
    </w:p>
    <w:p w14:paraId="24BC435F"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第 2 週、第 1 個月：回診評估急性惡化、抗生素使用、住院、順從性、治療變更及不良事件；研究助理確認介入組 ACBT 執行情形。</w:t>
      </w:r>
    </w:p>
    <w:p w14:paraId="65714C75"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第 3 個月：同上，並填寫問卷（QOL-B、BHQ、LCQ）；研究助理確認介入組 ACBT 執行情形。</w:t>
      </w:r>
    </w:p>
    <w:p w14:paraId="468F0024"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第 6 個月：同上，並填寫問卷、進行肺功能檢查及痰液培養。</w:t>
      </w:r>
    </w:p>
    <w:p w14:paraId="77054489"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第 9 個月：回診評估急性惡化、順從性及不良事件。</w:t>
      </w:r>
    </w:p>
    <w:p w14:paraId="20232559"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第 12 個月（第 52 週，介入結束）：填寫問卷、肺功能檢查、痰液培養、常規血液常規及生化檢驗並多留取研究用血液（選擇性），完成研究。</w:t>
      </w:r>
    </w:p>
    <w:p w14:paraId="7F5C7842"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兩次回診之間：受試者於治療日誌記錄症狀惡化、抗生素使用、就醫及住院情形，於回診時交回；研究團隊並查閱病歷補充記錄。</w:t>
      </w:r>
    </w:p>
    <w:p w14:paraId="197E6D4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8. 研究用血液（選擇性項目）：篩選時及第 52 週之血液常規及生化為常規臨床檢驗；同意者於同一次常規抽血時多留取研究用血液 20 CC，兩次共 40 CC，不另行扎針。受試者可自行決定是否同意，不同意者仍可參加本研究，不影響其分組、治療及權益。</w:t>
      </w:r>
    </w:p>
    <w:p w14:paraId="2232BC1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9. 研究用血液之處理與保存：研究用血液經離心分離血清/血漿後，以研究代碼標示，保存於臺北榮民總醫院中正樓 14 樓胸腔部研究室之 -80°C 冰箱，用於檢測發炎相關生物標記（如嗜中性球相關發炎指標等），不進行基因或 DNA 檢測。檢體保存 20 年，期滿由計畫主持人負責銷毀。經受試者同意者，剩餘檢體可供未來支氣管擴張症及相關慢性呼吸道疾病之研究使用，惟須另經臺北榮民總醫院人體試驗委員會審查通過，若超出原同意範圍將重新取得受試者同意；受試者亦可隨時要求銷毀其檢體。研究用檢體之檢驗結果屬研究性質，不</w:t>
        <w:lastRenderedPageBreak/>
        <w:t>會告知受試者。</w:t>
      </w:r>
    </w:p>
    <w:p w14:paraId="0F67B2C1"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10. 受試者退出與中止條件：受試者可隨時撤回同意；發生懷孕、無法耐受霧化治療、研究者判斷繼續參與不符受試者最佳利益，或發生嚴重不良事件需停止時，將停止研究治療，並在受試者同意下持續收集追蹤資料。</w:t>
      </w:r>
    </w:p>
    <w:p w14:paraId="1841402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（三）本研究執行期間</w:t>
      </w:r>
    </w:p>
    <w:p w14:paraId="1A46C7D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2026 年 11 月 1 日至 2029 年 10 月 31 日（共 3 年：收案期約 24 個月，最後一位受試者追蹤 52 週）。</w:t>
      </w:r>
    </w:p>
    <w:p w14:paraId="286CB136"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（四）研究結果之評估</w:t>
      </w:r>
    </w:p>
    <w:p w14:paraId="6CD72A00"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1. 主要療效指標：52 週內至首次肺部急性惡化之時間。</w:t>
      </w:r>
    </w:p>
    <w:p w14:paraId="1573237C"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急性惡化定義採國際共識定義（Hill et al., 2017）：下列症狀中 ≥3 項惡化持續 ≥48 小時——咳嗽、痰量及/或痰液黏稠度、痰液膿性、喘或運動耐受度、疲倦/不適、咳血，且臨床醫師決定需改變支氣管擴張症治療（通常為全身性抗生素）。急性惡化由照顧受試者、不知分組之主治醫師依上述定義判定並記錄。</w:t>
      </w:r>
    </w:p>
    <w:p w14:paraId="7D250BA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2. 次要療效指標：</w:t>
      </w:r>
    </w:p>
    <w:p w14:paraId="113D3467"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52 週內之年化急性惡化率；發生 ≥1 次急性惡化之比例。</w:t>
      </w:r>
    </w:p>
    <w:p w14:paraId="74101D5F"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至首次嚴重急性惡化（需住院、急診或靜脈抗生素）之時間；因急性惡化使用抗生素之總天數。</w:t>
      </w:r>
    </w:p>
    <w:p w14:paraId="2943AA11"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 xml:space="preserve">QOL-B 呼吸症狀分數、BHQ、LCQ（篩選時、第 3、6、12 個月）；痰量與排痰難易度。</w:t>
      </w:r>
    </w:p>
    <w:p w14:paraId="23E01F07"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肺功能（FEV1、FVC、FEV1/FVC）；痰液細菌及抗酸菌培養結果。</w:t>
      </w:r>
    </w:p>
    <w:p w14:paraId="681302A4" w14:textId="77777777" w:rsidR="003A66FE" w:rsidRPr="00376FA4" w:rsidRDefault="003A66FE" w:rsidP="003A66FE">
      <w:pPr>
        <w:pStyle w:val="a8"/>
        <w:numPr>
          <w:ilvl w:val="0"/>
          <w:numId w:val="11"/>
        </w:numPr>
        <w:spacing w:afterLines="50" w:after="120" w:line="0" w:lineRule="atLeast"/>
        <w:ind w:leftChars="0"/>
        <w:rPr>
          <w:rFonts w:eastAsia="標楷體" w:hAnsi="標楷體"/>
          <w:sz w:val="28"/>
          <w:szCs w:val="28"/>
        </w:rPr>
      </w:pPr>
      <w:r>
        <w:rPr>
          <w:rFonts w:eastAsia="標楷體" w:hAnsi="標楷體" w:hint="eastAsia"/>
          <w:sz w:val="28"/>
          <w:szCs w:val="28"/>
        </w:rPr>
        <w:t>治療順從性（以治療日誌計算實際使用天數/應使用天數）。</w:t>
      </w:r>
    </w:p>
    <w:p w14:paraId="3C59492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3. 安全性指標：不良事件、嚴重不良事件、治療不耐受及停止研究治療之比例。</w:t>
      </w:r>
    </w:p>
    <w:p w14:paraId="48578B5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4. 探索性指標：研究用血液（選擇性）之發炎相關生物標記於篩選時及第 52 週之變化，並比較兩組差異。</w:t>
      </w:r>
    </w:p>
    <w:p w14:paraId="6189A1A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5. 樣本數估算：主要指標為至首次急性惡化之時間。依 Schoenfeld 公式，假設雙尾 α=0.05、檢定力 80%、預期風險比（hazard ratio, HR）0.60，需觀察約 121 個事件；假設對照組 12 個月首次急性惡化風險約 65%–70%（介入組約 49%），兩組平均事件比例約 58%，需約 208 人；再考量約 10% 失訪，本研究預計收案 240 人（每組 </w:t>
        <w:lastRenderedPageBreak/>
        <w:t xml:space="preserve">120 人）。</w:t>
      </w:r>
    </w:p>
    <w:p w14:paraId="780C93E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6. 分析族群：主要分析採意圖治療（intention-to-treat, ITT）族群，納入所有隨機分派之受試者；另以符合計畫書族群（per-protocol，治療順從性 ≥70% 且無重大計畫書偏差）進行敏感度分析。</w:t>
      </w:r>
    </w:p>
    <w:p w14:paraId="15941E1B"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（五）統計方法</w:t>
      </w:r>
    </w:p>
    <w:p w14:paraId="6E53A30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  主要指標以 Kaplan–Meier 法估計兩組至首次急性惡化之累積發生率，以 log-rank 檢定比較，並以依分層因子調整之 Cox 比例風險模型估計風險比（HR）及其 95% 信賴區間，報告雙尾 P 值，並檢驗 Cox 模型之比例風險假設（即兩組之風險比不隨追蹤時間改變）。受試者於退出、失聯、死亡或第 52 週時設限（censoring）。年化急性惡化率以負二項迴歸（以追蹤時間之對數為 offset）分析；發生 ≥1 次急性惡化之比例以邏輯斯迴歸分析；問卷分數與肺功能等重複測量之連續變項以線性混合模型分析；類別變項以卡方檢定或 Fisher 精確檢定比較。安全性資料以描述性統計呈現。統計顯著水準訂為雙尾 P&lt;0.05。本研究不進行期中分析。</w:t>
      </w:r>
    </w:p>
    <w:p w14:paraId="19A2771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（六）安全性監測與不良事件處理</w:t>
      </w:r>
    </w:p>
    <w:p w14:paraId="08BECF7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1. 不良事件收集：研究團隊於每次回診時主動詢問並記錄不良事件、首劑不耐受及停止研究治療之情形，由計畫主持人定期審閱。</w:t>
      </w:r>
    </w:p>
    <w:p w14:paraId="1B2A17F2"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2. 不良事件通報：嚴重不良事件及非預期問題依臺北榮民總醫院人體試驗委員會規定之時限及程序通報。</w:t>
      </w:r>
    </w:p>
    <w:p w14:paraId="38E5613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3. 個別受試者停止規則：首劑或追蹤期間發生無法以短效支氣管擴張劑改善之支氣管痙攣、大咳血、懷孕，或研究者判斷繼續研究治療不符受試者利益時，停止霧化治療。</w:t>
      </w:r>
    </w:p>
    <w:p w14:paraId="52CFBE6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4. 研究層級暫停規則：若發生與研究治療可能相關之非預期嚴重不良事件，或不良事件發生率明顯高於預期，計畫主持人將暫停收案並通報人體試驗委員會，待評估後決定是否修正計畫或終止研究。</w:t>
      </w:r>
    </w:p>
    <w:p w14:paraId="06C7F7B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（七）研究結束後，資料保存方式/資料處理方法</w:t>
      </w:r>
    </w:p>
    <w:p w14:paraId="4077FFB4"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研究用血液檢體保存於臺北榮民總醫院中正樓 14 樓胸腔部研究室之 -80°C 冰箱，保存 20 年後由計畫主持人負責銷毀；剩餘檢體之再利用依受試者同意書之勾選辦理。研究資料保存於計畫主持人研究室（上鎖），電腦密碼保護，個資代碼加密。所有研究人員完成病歷隱私保護訓練並簽署保密聲明。資料保存 15 年後銷毀。本研究收集之臨床資料未來若需提供給第三方進行學術交流，或是登錄於公開的研究資料庫中，皆嚴格規定僅能以去識別化的「匿名形式」進行處理與分享。本研究不涉及跨國資料傳輸。</w:t>
      </w:r>
    </w:p>
    <w:p w14:paraId="56996166"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lastRenderedPageBreak/>
        <w:t>四、研究人力與相關設備需求</w:t>
      </w:r>
    </w:p>
    <w:p w14:paraId="553A6B0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・計畫主持人：張芝榕 醫師，臺北榮民總醫院胸腔部，手機：0900147191，Email：rhonda610273@gmail.com</w:t>
      </w:r>
    </w:p>
    <w:p w14:paraId="3D29F29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・共同主持人：馮嘉毅 醫師、潘聖衛 醫師，臺北榮總胸腔部呼吸感染免疫科</w:t>
      </w:r>
    </w:p>
    <w:p w14:paraId="0D4C8A6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・研究助理 1 名：協助受試者招募、知情同意書說明、隨機分派作業及分組名單保管、小瓶包裝食鹽水發放、標準化 ACBT 衛教（衛教單張及教學影片）與執行情形確認、首劑耐受性監測記錄、問卷（QOL-B、BHQ、LCQ）發放與回收、治療日誌回收，以及臨床資料去識別化與 REDCap 電子表單建檔。</w:t>
      </w:r>
    </w:p>
    <w:p w14:paraId="4C65B14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・設備：霧化器、3% 高張食鹽水及 0.9% 生理食鹽水（小瓶包裝）、肺功能測試儀、尖峰呼氣流速（PEF）計、血氧飽和度測量儀（Pulse oximeter）、ACBT 標準化衛教單張（內含教學影片）、REDCap 電子資料擷取及隨機分派系統。</w:t>
      </w:r>
    </w:p>
    <w:p w14:paraId="744F15A2"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五、研究經費需求及其來源</w:t>
      </w:r>
    </w:p>
    <w:p w14:paraId="18FDD912"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自籌（胸腔內科科內經費）。本研究所使用之 3% 高張食鹽水、0.9% 生理食鹽水及霧化器，均為本院支氣管擴張症常規照護中已使用之醫療用品；ACBT 衛教由研究助理以標準化衛教單張（內含教學影片）提供；受試者回診時程與常規門診追蹤一致，痰液培養及肺功能檢查亦屬常規臨床檢查。研究額外所需費用僅限於霧化治療用小瓶包裝食鹽水、研究用檢體處理與保存、問卷印製及資料管理等，金額有限，可由科內經費支應，受試者無需負擔任何研究相關費用。</w:t>
      </w:r>
    </w:p>
    <w:p w14:paraId="5D7D4CB2"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六、預期成果及主要效益</w:t>
      </w:r>
    </w:p>
    <w:p w14:paraId="2AF43B9B"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 提供整合性氣道清潔策略之隨機對照證據：CLEAR 試驗顯示高張食鹽水對急性惡化僅有數值上但未達顯著之效果，而 ACBT 之證據亦有限。本研究將首次以隨機對照設計，評估「黏液水合＋主動清除」之整合策略是否能具臨床意義地預防支氣管擴張症急性惡化。</w:t>
      </w:r>
    </w:p>
    <w:p w14:paraId="769F753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 建立本土頻繁急性惡化支氣管擴張症患者之前瞻性資料：包括急性惡化型態、抗生素使用、生活品質、肺功能及微生物學資料，可作為後續研究及臨床照護流程之基礎。</w:t>
      </w:r>
    </w:p>
    <w:p w14:paraId="5E60728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 臨床應用：若結果為正向，此方案所使用之藥品與技術皆為低成本且可近性高之常規醫療，易於推廣至臨床照護。</w:t>
      </w:r>
    </w:p>
    <w:p w14:paraId="3516A40C"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七、研發成果之歸屬及運用</w:t>
      </w:r>
    </w:p>
    <w:p w14:paraId="40A035A1"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研究成果歸屬臺北榮民總醫院。研究結果擬以學術論文形式發表，資</w:t>
        <w:lastRenderedPageBreak/>
        <w:t>料匿名後可作為後續研究基礎。</w:t>
      </w:r>
    </w:p>
    <w:p w14:paraId="5D363016" w14:textId="77777777" w:rsidR="00EB4B33" w:rsidRPr="00376FA4" w:rsidRDefault="00000000" w:rsidP="000619DC">
      <w:pPr>
        <w:snapToGrid w:val="0"/>
        <w:spacing w:beforeLines="50" w:before="120" w:afterLines="50" w:after="120" w:line="360" w:lineRule="exact"/>
        <w:jc w:val="both"/>
        <w:rPr>
          <w:rFonts w:eastAsia="標楷體"/>
          <w:b/>
          <w:bCs/>
          <w:sz w:val="28"/>
          <w:szCs w:val="28"/>
        </w:rPr>
      </w:pPr>
      <w:r>
        <w:rPr>
          <w:rFonts w:eastAsia="標楷體" w:hAnsi="標楷體"/>
          <w:b/>
          <w:bCs/>
          <w:sz w:val="28"/>
          <w:szCs w:val="28"/>
        </w:rPr>
        <w:t>八、參考文獻</w:t>
      </w:r>
    </w:p>
    <w:p w14:paraId="02DFAA9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1. Polverino E, Goeminne PC, McDonnell MJ, et al. European Respiratory Society guidelines for the management of adult bronchiectasis. Eur Respir J. 2017;50(3):1700629.</w:t>
      </w:r>
    </w:p>
    <w:p w14:paraId="59A01A3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2. Hill AT, Haworth CS, Aliberti S, et al. Pulmonary exacerbation in adults with bronchiectasis: a consensus definition for clinical research. Eur Respir J. 2017;49(6):1700051.</w:t>
      </w:r>
    </w:p>
    <w:p w14:paraId="6E1B05D3"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3. Thomson R, Thornton C, Aksamit T, et al. Management of adult bronchiectasis: an American College of Chest Physicians clinical practice guideline. Chest. 2026 Jul 21:S0012-3692(26)06180-5. doi:10.1016/j.chest.2026.06.057.</w:t>
      </w:r>
    </w:p>
    <w:p w14:paraId="1DBB6FE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4. Bradley JM, O'Neill B, McAuley DF, et al; CLEAR Investigator Team. Hypertonic saline or carbocisteine in bronchiectasis. N Engl J Med. 2025;393(16):1565-1577.</w:t>
      </w:r>
    </w:p>
    <w:p w14:paraId="3AC1D61A"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5. Phillips J, Pope R, Hing W, et al. Active cycle of breathing technique versus oscillating positive expiratory pressure therapy versus exercise with huffing during an exacerbation of bronchiectasis: a randomised, controlled trial. Respirology. 2026;31(8):787-797.</w:t>
      </w:r>
    </w:p>
    <w:p w14:paraId="393F78B7"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6. Kellett F, Robert NM. Nebulised 7% hypertonic saline improves lung function and quality of life in bronchiectasis. Respir Med. 2011;105(12):1831-1835.</w:t>
      </w:r>
    </w:p>
    <w:p w14:paraId="5306D314"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7. Nicolson CH, Stirling RG, Borg BM, et al. The long term effect of inhaled hypertonic saline 6% in non-cystic fibrosis bronchiectasis. Respir Med. 2012;106(5):661-667.</w:t>
      </w:r>
    </w:p>
    <w:p w14:paraId="47DC94DC"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8. Lee AL, Burge AT, Holland AE. Airway clearance techniques for bronchiectasis. Cochrane Database Syst Rev. 2015;(11):CD008351.</w:t>
      </w:r>
    </w:p>
    <w:p w14:paraId="744799A8"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9. Murray MP, Pentland JL, Hill AT. A randomised crossover trial of chest physiotherapy in non-cystic fibrosis bronchiectasis. Eur Respir J. 2009;34:1086-1092.</w:t>
      </w:r>
    </w:p>
    <w:p w14:paraId="79DEA4C9"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10. Chalmers JD, Haworth CS, Metersky ML, et al. Phase 2 trial of the DPP-1 inhibitor brensocatib in bronchiectasis. N Engl J Med. 2020;383(22):2127-2137.</w:t>
      </w:r>
    </w:p>
    <w:p w14:paraId="6D649C71"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11. Quittner AL, O'Donnell AE, Salathe MA, et al. Quality of Life Questionnaire-Bronchiectasis: final psychometric analyses and determination of minimal important difference scores. Thorax. 2015;70(1):12-20.</w:t>
      </w:r>
    </w:p>
    <w:p w14:paraId="47D28AC5"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 xml:space="preserve">12. Spinou A, Siegert RJ, Guan WJ, et al. The development and validation </w:t>
        <w:lastRenderedPageBreak/>
        <w:t>of the Bronchiectasis Health Questionnaire. Eur Respir J. 2017;49(5):1601532.</w:t>
      </w:r>
    </w:p>
    <w:p w14:paraId="73227ACF"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13. Birring SS, Prudon B, Carr AJ, et al. Development of a symptom specific health status measure for patients with chronic cough: Leicester Cough Questionnaire (LCQ). Thorax. 2003;58(4):339-343.</w:t>
      </w:r>
    </w:p>
    <w:p w14:paraId="0CCE4FD6"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14. Daley CL, Iaccarino JM, Lange C, et al. Treatment of nontuberculous mycobacterial pulmonary disease: an official ATS/ERS/ESCMID/IDSA clinical practice guideline. Clin Infect Dis. 2020;71(4):e1-e36.</w:t>
      </w:r>
    </w:p>
    <w:p w14:paraId="61D9894D" w14:textId="77777777" w:rsidR="00EB4B33" w:rsidRPr="00376FA4" w:rsidRDefault="00F76F04" w:rsidP="000619DC">
      <w:pPr>
        <w:spacing w:afterLines="50" w:after="120" w:line="0" w:lineRule="atLeast"/>
        <w:rPr>
          <w:rFonts w:eastAsia="標楷體"/>
          <w:sz w:val="28"/>
          <w:szCs w:val="28"/>
        </w:rPr>
      </w:pPr>
      <w:r>
        <w:rPr>
          <w:rFonts w:eastAsia="標楷體" w:hAnsi="標楷體" w:hint="eastAsia"/>
          <w:sz w:val="28"/>
          <w:szCs w:val="28"/>
        </w:rPr>
        <w:t>15. Schoenfeld DA. Sample-size formula for the proportional-hazards regression model. Biometrics. 1983;39(2):499-503.</w:t>
      </w:r>
    </w:p>
    <w:sectPr w:rsidR="00EB4B33" w:rsidRPr="00376FA4" w:rsidSect="0024389F">
      <w:footerReference w:type="default" r:id="rId8"/>
      <w:type w:val="continuous"/>
      <w:pgSz w:w="11906" w:h="16838"/>
      <w:pgMar w:top="1440" w:right="1701" w:bottom="1440" w:left="1701" w:header="851" w:footer="62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F14FA" w14:textId="77777777" w:rsidR="00386C31" w:rsidRDefault="00386C31" w:rsidP="00651712">
      <w:r>
        <w:separator/>
      </w:r>
    </w:p>
  </w:endnote>
  <w:endnote w:type="continuationSeparator" w:id="0">
    <w:p w14:paraId="39010B36" w14:textId="77777777" w:rsidR="00386C31" w:rsidRDefault="00386C31" w:rsidP="00651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140243"/>
      <w:docPartObj>
        <w:docPartGallery w:val="Page Numbers (Bottom of Page)"/>
        <w:docPartUnique/>
      </w:docPartObj>
    </w:sdtPr>
    <w:sdtContent>
      <w:p w14:paraId="3672D9E2" w14:textId="6FFB4727" w:rsidR="00380A18" w:rsidRPr="00C55682" w:rsidRDefault="00380A18" w:rsidP="00380A18">
        <w:pPr>
          <w:pStyle w:val="a5"/>
          <w:rPr>
            <w:rFonts w:eastAsia="標楷體"/>
            <w:color w:val="FF0000"/>
            <w:u w:val="single"/>
            <w:lang w:eastAsia="zh-TW"/>
          </w:rPr>
        </w:pPr>
        <w:proofErr w:type="spellStart"/>
        <w:r w:rsidRPr="00440549">
          <w:rPr>
            <w:rFonts w:eastAsia="標楷體"/>
            <w:color w:val="FF0000"/>
          </w:rPr>
          <w:t>版本日期</w:t>
        </w:r>
        <w:proofErr w:type="spellEnd"/>
        <w:r w:rsidRPr="00440549">
          <w:rPr>
            <w:rFonts w:eastAsia="標楷體"/>
            <w:color w:val="FF0000"/>
          </w:rPr>
          <w:t>：【</w:t>
        </w:r>
        <w:r w:rsidRPr="00440549">
          <w:rPr>
            <w:rFonts w:eastAsia="標楷體"/>
            <w:color w:val="FF0000"/>
            <w:u w:val="single"/>
          </w:rPr>
          <w:t>版本</w:t>
        </w:r>
        <w:r>
          <w:rPr>
            <w:rFonts w:eastAsia="標楷體" w:hint="eastAsia"/>
            <w:color w:val="FF0000"/>
            <w:u w:val="single"/>
            <w:lang w:eastAsia="zh-TW"/>
          </w:rPr>
          <w:t>1</w:t>
        </w:r>
        <w:r w:rsidRPr="00440549">
          <w:rPr>
            <w:rFonts w:eastAsia="標楷體"/>
            <w:color w:val="FF0000"/>
            <w:u w:val="single"/>
          </w:rPr>
          <w:t>，日期：</w:t>
        </w:r>
        <w:r w:rsidRPr="00440549">
          <w:rPr>
            <w:rFonts w:eastAsia="標楷體"/>
            <w:color w:val="FF0000"/>
            <w:u w:val="single"/>
          </w:rPr>
          <w:t>202</w:t>
        </w:r>
        <w:r>
          <w:rPr>
            <w:rFonts w:eastAsia="標楷體" w:hint="eastAsia"/>
            <w:color w:val="FF0000"/>
            <w:u w:val="single"/>
            <w:lang w:eastAsia="zh-TW"/>
          </w:rPr>
          <w:t>6</w:t>
        </w:r>
        <w:r w:rsidRPr="00440549">
          <w:rPr>
            <w:rFonts w:eastAsia="標楷體"/>
            <w:color w:val="FF0000"/>
            <w:u w:val="single"/>
          </w:rPr>
          <w:t>/</w:t>
        </w:r>
        <w:r>
          <w:rPr>
            <w:rFonts w:eastAsia="標楷體" w:hint="eastAsia"/>
            <w:color w:val="FF0000"/>
            <w:u w:val="single"/>
            <w:lang w:eastAsia="zh-TW"/>
          </w:rPr>
          <w:t>9</w:t>
        </w:r>
        <w:r w:rsidRPr="00440549">
          <w:rPr>
            <w:rFonts w:eastAsia="標楷體"/>
            <w:color w:val="FF0000"/>
            <w:u w:val="single"/>
          </w:rPr>
          <w:t>/</w:t>
        </w:r>
        <w:r>
          <w:rPr>
            <w:rFonts w:eastAsia="標楷體" w:hint="eastAsia"/>
            <w:color w:val="FF0000"/>
            <w:u w:val="single"/>
            <w:lang w:eastAsia="zh-TW"/>
          </w:rPr>
          <w:t>28</w:t>
        </w:r>
        <w:r w:rsidRPr="00440549">
          <w:rPr>
            <w:rFonts w:eastAsia="標楷體"/>
            <w:color w:val="FF0000"/>
            <w:u w:val="single"/>
          </w:rPr>
          <w:t>】</w:t>
        </w:r>
      </w:p>
      <w:p w14:paraId="153259BF" w14:textId="6F1D8A17" w:rsidR="00380A18" w:rsidRDefault="00380A18">
        <w:pPr>
          <w:pStyle w:val="a5"/>
          <w:jc w:val="center"/>
        </w:pPr>
        <w:r>
          <w:fldChar w:fldCharType="begin"/>
        </w:r>
        <w:r>
          <w:instrText>PAGE   \* MERGEFORMAT</w:instrText>
        </w:r>
        <w:r>
          <w:fldChar w:fldCharType="separate"/>
        </w:r>
        <w:r>
          <w:rPr>
            <w:lang w:val="zh-TW" w:eastAsia="zh-TW"/>
          </w:rPr>
          <w:t>2</w:t>
        </w:r>
        <w:r>
          <w:fldChar w:fldCharType="end"/>
        </w:r>
      </w:p>
    </w:sdtContent>
  </w:sdt>
  <w:p w14:paraId="27076589" w14:textId="750D2ADD" w:rsidR="002C669A" w:rsidRPr="00C55682" w:rsidRDefault="002C669A" w:rsidP="006169E2">
    <w:pPr>
      <w:pStyle w:val="a5"/>
      <w:rPr>
        <w:rFonts w:eastAsia="標楷體"/>
        <w:color w:val="FF0000"/>
        <w:u w:val="single"/>
        <w:lang w:eastAsia="zh-T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643E" w14:textId="77777777" w:rsidR="00386C31" w:rsidRDefault="00386C31" w:rsidP="00651712">
      <w:r>
        <w:separator/>
      </w:r>
    </w:p>
  </w:footnote>
  <w:footnote w:type="continuationSeparator" w:id="0">
    <w:p w14:paraId="41ABF606" w14:textId="77777777" w:rsidR="00386C31" w:rsidRDefault="00386C31" w:rsidP="006517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7237"/>
    <w:multiLevelType w:val="hybridMultilevel"/>
    <w:tmpl w:val="A28688DC"/>
    <w:lvl w:ilvl="0" w:tplc="7D9AEAC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53E4D3C"/>
    <w:multiLevelType w:val="hybridMultilevel"/>
    <w:tmpl w:val="55CE4308"/>
    <w:lvl w:ilvl="0" w:tplc="7D9AEAC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5890CFC"/>
    <w:multiLevelType w:val="hybridMultilevel"/>
    <w:tmpl w:val="C0BC8F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1D130FA"/>
    <w:multiLevelType w:val="multilevel"/>
    <w:tmpl w:val="61509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D4D32"/>
    <w:multiLevelType w:val="multilevel"/>
    <w:tmpl w:val="965AA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2492E"/>
    <w:multiLevelType w:val="hybridMultilevel"/>
    <w:tmpl w:val="72687B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8E85D2B"/>
    <w:multiLevelType w:val="hybridMultilevel"/>
    <w:tmpl w:val="C040E41E"/>
    <w:lvl w:ilvl="0" w:tplc="D7D245EC">
      <w:start w:val="1"/>
      <w:numFmt w:val="taiwaneseCountingThousand"/>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58980678"/>
    <w:multiLevelType w:val="hybridMultilevel"/>
    <w:tmpl w:val="BD04CA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91E1624"/>
    <w:multiLevelType w:val="hybridMultilevel"/>
    <w:tmpl w:val="44DE54BE"/>
    <w:lvl w:ilvl="0" w:tplc="7D9AEAC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5ABB6EE6"/>
    <w:multiLevelType w:val="multilevel"/>
    <w:tmpl w:val="775A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A5C47"/>
    <w:multiLevelType w:val="hybridMultilevel"/>
    <w:tmpl w:val="D62CE9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AB53299"/>
    <w:multiLevelType w:val="hybridMultilevel"/>
    <w:tmpl w:val="8954F5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BFC42C6"/>
    <w:multiLevelType w:val="hybridMultilevel"/>
    <w:tmpl w:val="056EACFA"/>
    <w:lvl w:ilvl="0" w:tplc="9F20FD68">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84844513">
    <w:abstractNumId w:val="6"/>
  </w:num>
  <w:num w:numId="2" w16cid:durableId="1420327806">
    <w:abstractNumId w:val="12"/>
  </w:num>
  <w:num w:numId="3" w16cid:durableId="1839031675">
    <w:abstractNumId w:val="7"/>
  </w:num>
  <w:num w:numId="4" w16cid:durableId="1340350090">
    <w:abstractNumId w:val="2"/>
  </w:num>
  <w:num w:numId="5" w16cid:durableId="1800024685">
    <w:abstractNumId w:val="11"/>
  </w:num>
  <w:num w:numId="6" w16cid:durableId="384644975">
    <w:abstractNumId w:val="10"/>
  </w:num>
  <w:num w:numId="7" w16cid:durableId="2044556614">
    <w:abstractNumId w:val="3"/>
  </w:num>
  <w:num w:numId="8" w16cid:durableId="556624640">
    <w:abstractNumId w:val="9"/>
  </w:num>
  <w:num w:numId="9" w16cid:durableId="1704399681">
    <w:abstractNumId w:val="4"/>
  </w:num>
  <w:num w:numId="10" w16cid:durableId="1701127965">
    <w:abstractNumId w:val="5"/>
  </w:num>
  <w:num w:numId="11" w16cid:durableId="1850438792">
    <w:abstractNumId w:val="8"/>
  </w:num>
  <w:num w:numId="12" w16cid:durableId="564073369">
    <w:abstractNumId w:val="0"/>
  </w:num>
  <w:num w:numId="13" w16cid:durableId="174539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XmlVersion" w:val="Empty"/>
  </w:docVars>
  <w:rsids>
    <w:rsidRoot w:val="009826C5"/>
    <w:rsid w:val="0000464F"/>
    <w:rsid w:val="00053692"/>
    <w:rsid w:val="000619DC"/>
    <w:rsid w:val="00086588"/>
    <w:rsid w:val="00094BF5"/>
    <w:rsid w:val="000A03D6"/>
    <w:rsid w:val="000B152D"/>
    <w:rsid w:val="000C429D"/>
    <w:rsid w:val="000D1DA3"/>
    <w:rsid w:val="000D6F1C"/>
    <w:rsid w:val="000D7B63"/>
    <w:rsid w:val="000F3787"/>
    <w:rsid w:val="0010214F"/>
    <w:rsid w:val="001254AF"/>
    <w:rsid w:val="00146D65"/>
    <w:rsid w:val="00155FA7"/>
    <w:rsid w:val="00183B07"/>
    <w:rsid w:val="001900C1"/>
    <w:rsid w:val="00191A9F"/>
    <w:rsid w:val="00197D5F"/>
    <w:rsid w:val="001D2002"/>
    <w:rsid w:val="001E32F4"/>
    <w:rsid w:val="002072A7"/>
    <w:rsid w:val="00226C0B"/>
    <w:rsid w:val="0024389F"/>
    <w:rsid w:val="00244BCF"/>
    <w:rsid w:val="002520A0"/>
    <w:rsid w:val="00260D38"/>
    <w:rsid w:val="0027209E"/>
    <w:rsid w:val="002751DF"/>
    <w:rsid w:val="00275BDA"/>
    <w:rsid w:val="00287B9A"/>
    <w:rsid w:val="00296662"/>
    <w:rsid w:val="002A4F82"/>
    <w:rsid w:val="002B1311"/>
    <w:rsid w:val="002B5AE4"/>
    <w:rsid w:val="002C669A"/>
    <w:rsid w:val="002D0F78"/>
    <w:rsid w:val="002E1AD6"/>
    <w:rsid w:val="002E1D60"/>
    <w:rsid w:val="002F044A"/>
    <w:rsid w:val="003035E6"/>
    <w:rsid w:val="00303C4F"/>
    <w:rsid w:val="003165FC"/>
    <w:rsid w:val="00360E99"/>
    <w:rsid w:val="00371B61"/>
    <w:rsid w:val="00376FA4"/>
    <w:rsid w:val="00380A18"/>
    <w:rsid w:val="00386C31"/>
    <w:rsid w:val="003A66FE"/>
    <w:rsid w:val="003C179C"/>
    <w:rsid w:val="003D1390"/>
    <w:rsid w:val="003E2BA4"/>
    <w:rsid w:val="003E4EC8"/>
    <w:rsid w:val="003E75E2"/>
    <w:rsid w:val="00403438"/>
    <w:rsid w:val="00407321"/>
    <w:rsid w:val="004167E6"/>
    <w:rsid w:val="00446491"/>
    <w:rsid w:val="00471FFB"/>
    <w:rsid w:val="004751A3"/>
    <w:rsid w:val="00475591"/>
    <w:rsid w:val="004757B0"/>
    <w:rsid w:val="004A18F5"/>
    <w:rsid w:val="004B25FD"/>
    <w:rsid w:val="004B7C51"/>
    <w:rsid w:val="004D4A7B"/>
    <w:rsid w:val="004D63F5"/>
    <w:rsid w:val="005003FC"/>
    <w:rsid w:val="00502150"/>
    <w:rsid w:val="00514411"/>
    <w:rsid w:val="00527B3A"/>
    <w:rsid w:val="00534056"/>
    <w:rsid w:val="005444B7"/>
    <w:rsid w:val="00550DA7"/>
    <w:rsid w:val="00552197"/>
    <w:rsid w:val="00560AEA"/>
    <w:rsid w:val="005616EF"/>
    <w:rsid w:val="00565ECD"/>
    <w:rsid w:val="005716D4"/>
    <w:rsid w:val="005842C5"/>
    <w:rsid w:val="00585EAF"/>
    <w:rsid w:val="005862A0"/>
    <w:rsid w:val="00587E87"/>
    <w:rsid w:val="00591342"/>
    <w:rsid w:val="005951BE"/>
    <w:rsid w:val="005A2E6E"/>
    <w:rsid w:val="005B224D"/>
    <w:rsid w:val="005B3667"/>
    <w:rsid w:val="005E3FA3"/>
    <w:rsid w:val="005F2E8F"/>
    <w:rsid w:val="005F6EF3"/>
    <w:rsid w:val="006102F4"/>
    <w:rsid w:val="0061077F"/>
    <w:rsid w:val="006169E2"/>
    <w:rsid w:val="00642289"/>
    <w:rsid w:val="00644A88"/>
    <w:rsid w:val="00651712"/>
    <w:rsid w:val="0066151C"/>
    <w:rsid w:val="00672FD9"/>
    <w:rsid w:val="0067305A"/>
    <w:rsid w:val="00674A6F"/>
    <w:rsid w:val="006850BB"/>
    <w:rsid w:val="00687BD2"/>
    <w:rsid w:val="00695E59"/>
    <w:rsid w:val="006A5712"/>
    <w:rsid w:val="006A74FE"/>
    <w:rsid w:val="006C7BAF"/>
    <w:rsid w:val="006D622F"/>
    <w:rsid w:val="006E17E1"/>
    <w:rsid w:val="006E259F"/>
    <w:rsid w:val="007260C9"/>
    <w:rsid w:val="0075072A"/>
    <w:rsid w:val="007536FF"/>
    <w:rsid w:val="007565DA"/>
    <w:rsid w:val="007608F9"/>
    <w:rsid w:val="00762535"/>
    <w:rsid w:val="007656E0"/>
    <w:rsid w:val="00775671"/>
    <w:rsid w:val="00780DBA"/>
    <w:rsid w:val="00783486"/>
    <w:rsid w:val="007868CA"/>
    <w:rsid w:val="00793D2D"/>
    <w:rsid w:val="007B368F"/>
    <w:rsid w:val="007B6EEF"/>
    <w:rsid w:val="007C388D"/>
    <w:rsid w:val="007D1A7D"/>
    <w:rsid w:val="007D7DC1"/>
    <w:rsid w:val="007F3E8A"/>
    <w:rsid w:val="00812A55"/>
    <w:rsid w:val="00812BDA"/>
    <w:rsid w:val="008246FF"/>
    <w:rsid w:val="008545FC"/>
    <w:rsid w:val="0085549F"/>
    <w:rsid w:val="00866CA5"/>
    <w:rsid w:val="0087739D"/>
    <w:rsid w:val="00887BC8"/>
    <w:rsid w:val="00897A93"/>
    <w:rsid w:val="008B1C82"/>
    <w:rsid w:val="008B47E8"/>
    <w:rsid w:val="008B663C"/>
    <w:rsid w:val="008D54C2"/>
    <w:rsid w:val="008D72B3"/>
    <w:rsid w:val="008E0188"/>
    <w:rsid w:val="008F200B"/>
    <w:rsid w:val="008F7A6E"/>
    <w:rsid w:val="0090197F"/>
    <w:rsid w:val="00923D69"/>
    <w:rsid w:val="00925559"/>
    <w:rsid w:val="0093095F"/>
    <w:rsid w:val="0094451E"/>
    <w:rsid w:val="00972708"/>
    <w:rsid w:val="00973450"/>
    <w:rsid w:val="00981953"/>
    <w:rsid w:val="009826C5"/>
    <w:rsid w:val="0098400A"/>
    <w:rsid w:val="009A429C"/>
    <w:rsid w:val="009A5792"/>
    <w:rsid w:val="009C67A8"/>
    <w:rsid w:val="009E2B68"/>
    <w:rsid w:val="00A025BE"/>
    <w:rsid w:val="00A05A4C"/>
    <w:rsid w:val="00A20716"/>
    <w:rsid w:val="00A31C34"/>
    <w:rsid w:val="00A338E8"/>
    <w:rsid w:val="00A44854"/>
    <w:rsid w:val="00A5573D"/>
    <w:rsid w:val="00A65CC8"/>
    <w:rsid w:val="00A81458"/>
    <w:rsid w:val="00A914D2"/>
    <w:rsid w:val="00AA1FEC"/>
    <w:rsid w:val="00AC08C0"/>
    <w:rsid w:val="00AC7780"/>
    <w:rsid w:val="00AC7E6C"/>
    <w:rsid w:val="00AE2F23"/>
    <w:rsid w:val="00AE38B9"/>
    <w:rsid w:val="00AF271C"/>
    <w:rsid w:val="00AF7574"/>
    <w:rsid w:val="00B06955"/>
    <w:rsid w:val="00B12864"/>
    <w:rsid w:val="00B16DEB"/>
    <w:rsid w:val="00B177F6"/>
    <w:rsid w:val="00B21B5A"/>
    <w:rsid w:val="00B32B33"/>
    <w:rsid w:val="00B66A31"/>
    <w:rsid w:val="00B804A6"/>
    <w:rsid w:val="00B87772"/>
    <w:rsid w:val="00B911E2"/>
    <w:rsid w:val="00B95A7E"/>
    <w:rsid w:val="00BA2AEE"/>
    <w:rsid w:val="00BB0F4C"/>
    <w:rsid w:val="00BD7BED"/>
    <w:rsid w:val="00BF6C88"/>
    <w:rsid w:val="00C0559F"/>
    <w:rsid w:val="00C55682"/>
    <w:rsid w:val="00C932B2"/>
    <w:rsid w:val="00C97273"/>
    <w:rsid w:val="00CA62D5"/>
    <w:rsid w:val="00CB1318"/>
    <w:rsid w:val="00CC2A8C"/>
    <w:rsid w:val="00CD1348"/>
    <w:rsid w:val="00CD3633"/>
    <w:rsid w:val="00D2144D"/>
    <w:rsid w:val="00D23E27"/>
    <w:rsid w:val="00D35E69"/>
    <w:rsid w:val="00D540C1"/>
    <w:rsid w:val="00D65ADE"/>
    <w:rsid w:val="00D85F52"/>
    <w:rsid w:val="00D90497"/>
    <w:rsid w:val="00D97E01"/>
    <w:rsid w:val="00DA0ECB"/>
    <w:rsid w:val="00DD67F5"/>
    <w:rsid w:val="00DE6F0B"/>
    <w:rsid w:val="00E1016D"/>
    <w:rsid w:val="00E25CBA"/>
    <w:rsid w:val="00E336CC"/>
    <w:rsid w:val="00E33E94"/>
    <w:rsid w:val="00E44244"/>
    <w:rsid w:val="00E534B0"/>
    <w:rsid w:val="00E6380A"/>
    <w:rsid w:val="00E71063"/>
    <w:rsid w:val="00E75E8D"/>
    <w:rsid w:val="00E97580"/>
    <w:rsid w:val="00EB1A5F"/>
    <w:rsid w:val="00EB4B33"/>
    <w:rsid w:val="00ED4538"/>
    <w:rsid w:val="00ED48B9"/>
    <w:rsid w:val="00ED74B9"/>
    <w:rsid w:val="00EF11B7"/>
    <w:rsid w:val="00EF4D5D"/>
    <w:rsid w:val="00EF5939"/>
    <w:rsid w:val="00F02C7A"/>
    <w:rsid w:val="00F332AD"/>
    <w:rsid w:val="00F42D44"/>
    <w:rsid w:val="00F45CF2"/>
    <w:rsid w:val="00F45F06"/>
    <w:rsid w:val="00F479F2"/>
    <w:rsid w:val="00F5654E"/>
    <w:rsid w:val="00F56555"/>
    <w:rsid w:val="00F61913"/>
    <w:rsid w:val="00F7365D"/>
    <w:rsid w:val="00F76F04"/>
    <w:rsid w:val="00F936E4"/>
    <w:rsid w:val="00FB3D51"/>
    <w:rsid w:val="00FB627C"/>
    <w:rsid w:val="00FD31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89D16"/>
  <w15:chartTrackingRefBased/>
  <w15:docId w15:val="{DD73B18B-41E5-409E-937B-DF94FE36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51712"/>
    <w:pPr>
      <w:tabs>
        <w:tab w:val="center" w:pos="4153"/>
        <w:tab w:val="right" w:pos="8306"/>
      </w:tabs>
      <w:snapToGrid w:val="0"/>
    </w:pPr>
    <w:rPr>
      <w:sz w:val="20"/>
      <w:szCs w:val="20"/>
      <w:lang w:val="x-none" w:eastAsia="x-none"/>
    </w:rPr>
  </w:style>
  <w:style w:type="character" w:customStyle="1" w:styleId="a4">
    <w:name w:val="頁首 字元"/>
    <w:link w:val="a3"/>
    <w:rsid w:val="00651712"/>
    <w:rPr>
      <w:kern w:val="2"/>
    </w:rPr>
  </w:style>
  <w:style w:type="paragraph" w:styleId="a5">
    <w:name w:val="footer"/>
    <w:basedOn w:val="a"/>
    <w:link w:val="a6"/>
    <w:uiPriority w:val="99"/>
    <w:rsid w:val="00651712"/>
    <w:pPr>
      <w:tabs>
        <w:tab w:val="center" w:pos="4153"/>
        <w:tab w:val="right" w:pos="8306"/>
      </w:tabs>
      <w:snapToGrid w:val="0"/>
    </w:pPr>
    <w:rPr>
      <w:sz w:val="20"/>
      <w:szCs w:val="20"/>
      <w:lang w:val="x-none" w:eastAsia="x-none"/>
    </w:rPr>
  </w:style>
  <w:style w:type="character" w:customStyle="1" w:styleId="a6">
    <w:name w:val="頁尾 字元"/>
    <w:link w:val="a5"/>
    <w:uiPriority w:val="99"/>
    <w:rsid w:val="00651712"/>
    <w:rPr>
      <w:kern w:val="2"/>
    </w:rPr>
  </w:style>
  <w:style w:type="table" w:styleId="a7">
    <w:name w:val="Table Grid"/>
    <w:basedOn w:val="a1"/>
    <w:rsid w:val="008B1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D85F52"/>
    <w:pPr>
      <w:ind w:leftChars="200" w:left="480"/>
    </w:pPr>
  </w:style>
  <w:style w:type="character" w:styleId="a9">
    <w:name w:val="Emphasis"/>
    <w:uiPriority w:val="20"/>
    <w:qFormat/>
    <w:rsid w:val="004A18F5"/>
    <w:rPr>
      <w:i/>
      <w:iCs/>
    </w:rPr>
  </w:style>
  <w:style w:type="character" w:styleId="aa">
    <w:name w:val="annotation reference"/>
    <w:basedOn w:val="a0"/>
    <w:rsid w:val="00EF11B7"/>
    <w:rPr>
      <w:sz w:val="18"/>
      <w:szCs w:val="18"/>
    </w:rPr>
  </w:style>
  <w:style w:type="paragraph" w:styleId="ab">
    <w:name w:val="annotation text"/>
    <w:basedOn w:val="a"/>
    <w:link w:val="ac"/>
    <w:rsid w:val="00EF11B7"/>
  </w:style>
  <w:style w:type="character" w:customStyle="1" w:styleId="ac">
    <w:name w:val="註解文字 字元"/>
    <w:basedOn w:val="a0"/>
    <w:link w:val="ab"/>
    <w:rsid w:val="00EF11B7"/>
    <w:rPr>
      <w:kern w:val="2"/>
      <w:sz w:val="24"/>
      <w:szCs w:val="24"/>
    </w:rPr>
  </w:style>
  <w:style w:type="paragraph" w:styleId="ad">
    <w:name w:val="annotation subject"/>
    <w:basedOn w:val="ab"/>
    <w:next w:val="ab"/>
    <w:link w:val="ae"/>
    <w:rsid w:val="00EF11B7"/>
    <w:rPr>
      <w:b/>
      <w:bCs/>
    </w:rPr>
  </w:style>
  <w:style w:type="character" w:customStyle="1" w:styleId="ae">
    <w:name w:val="註解主旨 字元"/>
    <w:basedOn w:val="ac"/>
    <w:link w:val="ad"/>
    <w:rsid w:val="00EF11B7"/>
    <w:rPr>
      <w:b/>
      <w:bCs/>
      <w:kern w:val="2"/>
      <w:sz w:val="24"/>
      <w:szCs w:val="24"/>
    </w:rPr>
  </w:style>
  <w:style w:type="paragraph" w:styleId="af">
    <w:name w:val="Balloon Text"/>
    <w:basedOn w:val="a"/>
    <w:link w:val="af0"/>
    <w:rsid w:val="00EF11B7"/>
    <w:rPr>
      <w:rFonts w:asciiTheme="majorHAnsi" w:eastAsiaTheme="majorEastAsia" w:hAnsiTheme="majorHAnsi" w:cstheme="majorBidi"/>
      <w:sz w:val="18"/>
      <w:szCs w:val="18"/>
    </w:rPr>
  </w:style>
  <w:style w:type="character" w:customStyle="1" w:styleId="af0">
    <w:name w:val="註解方塊文字 字元"/>
    <w:basedOn w:val="a0"/>
    <w:link w:val="af"/>
    <w:rsid w:val="00EF11B7"/>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D3ACC-A3EC-4897-97DA-262C764A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1518</Words>
  <Characters>8658</Characters>
  <Application>Microsoft Office Word</Application>
  <DocSecurity>0</DocSecurity>
  <Lines>72</Lines>
  <Paragraphs>20</Paragraphs>
  <ScaleCrop>false</ScaleCrop>
  <Company>My Company</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01S00</dc:creator>
  <cp:keywords/>
  <cp:lastModifiedBy>芝榕 張</cp:lastModifiedBy>
  <cp:revision>3</cp:revision>
  <dcterms:created xsi:type="dcterms:W3CDTF">2026-09-04T03:44:00Z</dcterms:created>
  <dcterms:modified xsi:type="dcterms:W3CDTF">2026-09-28T11:32:00Z</dcterms:modified>
</cp:coreProperties>
</file>