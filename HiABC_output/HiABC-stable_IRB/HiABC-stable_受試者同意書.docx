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8591" w14:textId="77777777" w:rsidR="00816C40" w:rsidRDefault="00000000">
      <w:pPr>
        <w:tabs>
          <w:tab w:val="center" w:pos="4252"/>
        </w:tabs>
        <w:jc w:val="center"/>
        <w:rPr>
          <w:rFonts w:ascii="標楷體" w:eastAsia="標楷體" w:hAnsi="標楷體" w:cs="標楷體"/>
          <w:sz w:val="40"/>
          <w:szCs w:val="40"/>
          <w:lang w:eastAsia="zh-TW"/>
        </w:rPr>
      </w:pPr>
      <w:r>
        <w:rPr>
          <w:rFonts w:ascii="Bookman Old Style" w:eastAsia="標楷體" w:hAnsi="Bookman Old Style" w:cs="Bookman Old Style"/>
          <w:sz w:val="40"/>
          <w:szCs w:val="40"/>
          <w:lang w:eastAsia="zh-TW"/>
        </w:rPr>
        <w:t>臺北榮民總醫院</w:t>
      </w:r>
      <w:r>
        <w:rPr>
          <w:rFonts w:ascii="標楷體" w:eastAsia="標楷體" w:hAnsi="標楷體" w:cs="標楷體"/>
          <w:sz w:val="40"/>
          <w:szCs w:val="40"/>
          <w:lang w:eastAsia="zh-TW"/>
        </w:rPr>
        <w:t>臨床試驗/研究計畫</w:t>
      </w:r>
    </w:p>
    <w:p w14:paraId="03490656" w14:textId="77777777" w:rsidR="00816C40" w:rsidRDefault="00000000">
      <w:pPr>
        <w:tabs>
          <w:tab w:val="left" w:pos="1095"/>
          <w:tab w:val="center" w:pos="4252"/>
        </w:tabs>
        <w:jc w:val="center"/>
        <w:rPr>
          <w:rFonts w:ascii="標楷體" w:eastAsia="標楷體" w:hAnsi="標楷體" w:cs="標楷體"/>
          <w:sz w:val="40"/>
          <w:szCs w:val="40"/>
          <w:lang w:eastAsia="zh-TW"/>
        </w:rPr>
      </w:pPr>
      <w:r>
        <w:rPr>
          <w:rFonts w:ascii="標楷體" w:eastAsia="標楷體" w:hAnsi="標楷體" w:cs="標楷體"/>
          <w:sz w:val="40"/>
          <w:szCs w:val="40"/>
          <w:lang w:eastAsia="zh-TW"/>
        </w:rPr>
        <w:t>受試者同意書</w:t>
      </w:r>
    </w:p>
    <w:tbl>
      <w:tblPr>
        <w:tblW w:w="9357" w:type="dxa"/>
        <w:jc w:val="center"/>
        <w:tblLayout w:type="fixed"/>
        <w:tblCellMar>
          <w:left w:w="28" w:type="dxa"/>
          <w:right w:w="28" w:type="dxa"/>
        </w:tblCellMar>
        <w:tblLook w:val="04A0" w:firstRow="1" w:lastRow="0" w:firstColumn="1" w:lastColumn="0" w:noHBand="0" w:noVBand="1"/>
      </w:tblPr>
      <w:tblGrid>
        <w:gridCol w:w="9357"/>
      </w:tblGrid>
      <w:tr w:rsidR="00816C40" w14:paraId="397B4180" w14:textId="77777777">
        <w:trPr>
          <w:trHeight w:val="1267"/>
          <w:jc w:val="center"/>
        </w:trPr>
        <w:tc>
          <w:tcPr>
            <w:tcW w:w="9357" w:type="dxa"/>
            <w:tcBorders>
              <w:top w:val="single" w:sz="4" w:space="0" w:color="000000"/>
              <w:left w:val="single" w:sz="4" w:space="0" w:color="000000"/>
              <w:bottom w:val="single" w:sz="4" w:space="0" w:color="000000"/>
              <w:right w:val="single" w:sz="4" w:space="0" w:color="000000"/>
            </w:tcBorders>
          </w:tcPr>
          <w:p w14:paraId="2384D20F" w14:textId="77777777" w:rsidR="00816C40" w:rsidRDefault="00000000">
            <w:pPr>
              <w:spacing w:line="400" w:lineRule="exact"/>
              <w:jc w:val="both"/>
              <w:rPr>
                <w:rFonts w:eastAsia="標楷體" w:cs="Times New Roman"/>
                <w:sz w:val="28"/>
                <w:szCs w:val="28"/>
                <w:lang w:eastAsia="zh-TW"/>
              </w:rPr>
            </w:pPr>
            <w:r>
              <w:rPr>
                <w:rFonts w:eastAsia="標楷體" w:cs="Times New Roman"/>
                <w:sz w:val="28"/>
                <w:szCs w:val="28"/>
                <w:lang w:eastAsia="zh-TW"/>
              </w:rPr>
              <w:t>您被邀請參與此計畫，這份表格提供您本計畫之相關資訊，計畫主持人或其授權人員將會為您說明計畫內容並回答您的任何疑問，在您的問題尚未獲得滿意的答覆之前，請不要簽署此同意書。您不須立即決定是否參加本計畫，請您經過慎重考慮後方予簽名。您須簽署同意書後才能參與本計畫。如果您願意參與本計畫，此文件將視為您的同意紀錄。即使在您同意後，您仍然可以隨時退出本計畫而不需任何理由。</w:t>
            </w:r>
          </w:p>
        </w:tc>
      </w:tr>
      <w:tr w:rsidR="00816C40" w14:paraId="5E879FFD" w14:textId="77777777">
        <w:trPr>
          <w:trHeight w:val="1267"/>
          <w:jc w:val="center"/>
        </w:trPr>
        <w:tc>
          <w:tcPr>
            <w:tcW w:w="9357" w:type="dxa"/>
            <w:tcBorders>
              <w:top w:val="single" w:sz="4" w:space="0" w:color="000000"/>
              <w:left w:val="single" w:sz="4" w:space="0" w:color="000000"/>
              <w:bottom w:val="single" w:sz="4" w:space="0" w:color="000000"/>
              <w:right w:val="single" w:sz="4" w:space="0" w:color="000000"/>
            </w:tcBorders>
          </w:tcPr>
          <w:p w14:paraId="488C90E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計畫書編號：</w:t>
            </w:r>
          </w:p>
          <w:p w14:paraId="539F0F95"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計畫名稱：</w:t>
            </w:r>
          </w:p>
          <w:p w14:paraId="1825AD09"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中文：3% 高張食鹽水霧化吸入合併主動循環呼吸於支氣管擴張症：一項隨機對照試驗</w:t>
            </w:r>
          </w:p>
          <w:p w14:paraId="786BE6F1"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英文：Nebulized 3% Hypertonic Saline Combined with Active Cycle of Breathing Technique in Bronchiectasis: A Randomized Controlled Trial (HiABC-stable Trial)</w:t>
            </w:r>
          </w:p>
        </w:tc>
      </w:tr>
      <w:tr w:rsidR="00816C40" w14:paraId="40B087D8" w14:textId="77777777">
        <w:trPr>
          <w:trHeight w:val="1174"/>
          <w:jc w:val="center"/>
        </w:trPr>
        <w:tc>
          <w:tcPr>
            <w:tcW w:w="9357" w:type="dxa"/>
            <w:tcBorders>
              <w:top w:val="single" w:sz="4" w:space="0" w:color="000000"/>
              <w:left w:val="single" w:sz="4" w:space="0" w:color="000000"/>
              <w:bottom w:val="single" w:sz="4" w:space="0" w:color="000000"/>
              <w:right w:val="single" w:sz="4" w:space="0" w:color="000000"/>
            </w:tcBorders>
          </w:tcPr>
          <w:p w14:paraId="1411913E"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試驗機構：臺北榮民總醫院 (胸腔部呼吸感染免疫科)</w:t>
            </w:r>
          </w:p>
          <w:p w14:paraId="00FDB35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委託單位/藥廠：無</w:t>
            </w:r>
          </w:p>
          <w:p w14:paraId="1FD50252"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計畫主持人：張芝榕醫師、胸腔部、(02)28752124</w:t>
            </w:r>
          </w:p>
          <w:p w14:paraId="49C6B9BD"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共同主持人：潘聖衛、馮嘉毅醫師、胸腔部、(02)28752124</w:t>
            </w:r>
          </w:p>
          <w:p w14:paraId="67D0649B" w14:textId="7777777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本計畫二十四小時緊急聯絡人及電話：張芝榕醫師、0900147191</w:t>
            </w:r>
          </w:p>
        </w:tc>
      </w:tr>
      <w:tr w:rsidR="00816C40" w14:paraId="5BAA4B11" w14:textId="77777777">
        <w:trPr>
          <w:trHeight w:val="3749"/>
          <w:jc w:val="center"/>
        </w:trPr>
        <w:tc>
          <w:tcPr>
            <w:tcW w:w="9357" w:type="dxa"/>
            <w:tcBorders>
              <w:top w:val="single" w:sz="4" w:space="0" w:color="000000"/>
              <w:left w:val="single" w:sz="4" w:space="0" w:color="000000"/>
              <w:bottom w:val="single" w:sz="4" w:space="0" w:color="000000"/>
              <w:right w:val="single" w:sz="4" w:space="0" w:color="000000"/>
            </w:tcBorders>
          </w:tcPr>
          <w:p w14:paraId="4F5834C5"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受試者姓名：</w:t>
            </w:r>
          </w:p>
          <w:p w14:paraId="05ED5877" w14:textId="77777777" w:rsidR="00816C40" w:rsidRDefault="00000000">
            <w:pPr>
              <w:spacing w:line="400" w:lineRule="exact"/>
              <w:jc w:val="both"/>
            </w:pPr>
            <w:r>
              <w:rPr>
                <w:rFonts w:ascii="Bookman Old Style" w:eastAsia="標楷體" w:hAnsi="Bookman Old Style" w:cs="Bookman Old Style"/>
                <w:bCs/>
                <w:sz w:val="28"/>
                <w:szCs w:val="28"/>
                <w:lang w:eastAsia="zh-TW"/>
              </w:rPr>
              <w:t xml:space="preserve">性別：　　　　　</w:t>
            </w:r>
            <w:r>
              <w:rPr>
                <w:rFonts w:ascii="標楷體" w:eastAsia="標楷體" w:hAnsi="標楷體" w:cs="標楷體"/>
                <w:sz w:val="28"/>
                <w:szCs w:val="28"/>
                <w:lang w:eastAsia="zh-TW" w:bidi="ar-SA"/>
              </w:rPr>
              <w:t>出生日期：</w:t>
            </w:r>
          </w:p>
          <w:p w14:paraId="7D677A1C"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標楷體" w:eastAsia="標楷體" w:hAnsi="標楷體" w:cs="標楷體"/>
                <w:sz w:val="28"/>
                <w:szCs w:val="28"/>
                <w:lang w:eastAsia="zh-TW" w:bidi="ar-SA"/>
              </w:rPr>
              <w:t>身分證字號：</w:t>
            </w:r>
          </w:p>
          <w:p w14:paraId="05C47CCF"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病歷號碼：</w:t>
            </w:r>
          </w:p>
          <w:p w14:paraId="5DF4D5C2"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通訊地址：</w:t>
            </w:r>
          </w:p>
          <w:p w14:paraId="14B95509" w14:textId="77777777" w:rsidR="00816C40" w:rsidRDefault="00000000">
            <w:pPr>
              <w:spacing w:line="400" w:lineRule="exact"/>
              <w:jc w:val="both"/>
              <w:rPr>
                <w:rFonts w:ascii="Bookman Old Style" w:eastAsia="標楷體" w:hAnsi="Bookman Old Style" w:cs="Bookman Old Style"/>
                <w:bCs/>
                <w:sz w:val="28"/>
                <w:szCs w:val="28"/>
                <w:lang w:eastAsia="zh-TW"/>
              </w:rPr>
            </w:pPr>
            <w:r>
              <w:rPr>
                <w:rFonts w:ascii="Bookman Old Style" w:eastAsia="標楷體" w:hAnsi="Bookman Old Style" w:cs="Bookman Old Style"/>
                <w:bCs/>
                <w:sz w:val="28"/>
                <w:szCs w:val="28"/>
                <w:lang w:eastAsia="zh-TW"/>
              </w:rPr>
              <w:t>聯絡電話：</w:t>
            </w:r>
          </w:p>
          <w:p w14:paraId="250000C7"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受試者緊急聯絡人：                   電話：</w:t>
            </w:r>
          </w:p>
          <w:p w14:paraId="0C2AA937" w14:textId="77777777" w:rsidR="00816C40" w:rsidRDefault="00000000">
            <w:pPr>
              <w:widowControl w:val="0"/>
              <w:autoSpaceDE w:val="0"/>
              <w:spacing w:line="400" w:lineRule="exact"/>
              <w:rPr>
                <w:rFonts w:ascii="Bookman Old Style" w:eastAsia="標楷體" w:hAnsi="Bookman Old Style" w:cs="Bookman Old Style"/>
                <w:bCs/>
                <w:sz w:val="28"/>
                <w:szCs w:val="28"/>
                <w:lang w:eastAsia="zh-TW"/>
              </w:rPr>
            </w:pPr>
            <w:r>
              <w:rPr>
                <w:rFonts w:ascii="標楷體" w:eastAsia="標楷體" w:hAnsi="標楷體" w:cs="標楷體"/>
                <w:sz w:val="28"/>
                <w:szCs w:val="28"/>
                <w:lang w:eastAsia="zh-TW" w:bidi="ar-SA"/>
              </w:rPr>
              <w:t>通訊地址：</w:t>
            </w:r>
          </w:p>
        </w:tc>
      </w:tr>
      <w:tr w:rsidR="00816C40" w14:paraId="440F1D95" w14:textId="77777777">
        <w:trPr>
          <w:trHeight w:val="2625"/>
          <w:jc w:val="center"/>
        </w:trPr>
        <w:tc>
          <w:tcPr>
            <w:tcW w:w="9357" w:type="dxa"/>
            <w:tcBorders>
              <w:top w:val="single" w:sz="4" w:space="0" w:color="000000"/>
              <w:left w:val="single" w:sz="4" w:space="0" w:color="000000"/>
              <w:bottom w:val="single" w:sz="4" w:space="0" w:color="000000"/>
              <w:right w:val="single" w:sz="4" w:space="0" w:color="000000"/>
            </w:tcBorders>
          </w:tcPr>
          <w:p w14:paraId="2F0EABD6"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lastRenderedPageBreak/>
              <w:t>法定代理人/</w:t>
            </w:r>
            <w:r>
              <w:rPr>
                <w:rFonts w:ascii="標楷體" w:eastAsia="標楷體" w:hAnsi="標楷體" w:cs="標楷體"/>
                <w:sz w:val="28"/>
                <w:szCs w:val="28"/>
                <w:lang w:eastAsia="zh-TW"/>
              </w:rPr>
              <w:t>監護人/輔助人或有同意權人</w:t>
            </w:r>
            <w:r>
              <w:rPr>
                <w:rFonts w:ascii="標楷體" w:eastAsia="標楷體" w:hAnsi="標楷體" w:cs="標楷體"/>
                <w:sz w:val="28"/>
                <w:szCs w:val="28"/>
                <w:lang w:eastAsia="zh-TW" w:bidi="ar-SA"/>
              </w:rPr>
              <w:t>姓名：</w:t>
            </w:r>
          </w:p>
          <w:p w14:paraId="60E2F05B" w14:textId="77777777" w:rsidR="00816C40" w:rsidRDefault="00000000">
            <w:pPr>
              <w:widowControl w:val="0"/>
              <w:autoSpaceDE w:val="0"/>
              <w:spacing w:line="400" w:lineRule="exact"/>
            </w:pPr>
            <w:r>
              <w:rPr>
                <w:rFonts w:ascii="標楷體" w:eastAsia="標楷體" w:hAnsi="標楷體" w:cs="標楷體"/>
                <w:sz w:val="28"/>
                <w:szCs w:val="28"/>
                <w:lang w:eastAsia="zh-TW" w:bidi="ar-SA"/>
              </w:rPr>
              <w:t xml:space="preserve">與受試者關係： </w:t>
            </w:r>
          </w:p>
          <w:p w14:paraId="7D2BB510" w14:textId="77777777" w:rsidR="00816C40" w:rsidRDefault="00000000">
            <w:pPr>
              <w:widowControl w:val="0"/>
              <w:autoSpaceDE w:val="0"/>
              <w:spacing w:line="400" w:lineRule="exact"/>
            </w:pPr>
            <w:r>
              <w:rPr>
                <w:rFonts w:ascii="標楷體" w:eastAsia="標楷體" w:hAnsi="標楷體" w:cs="標楷體"/>
                <w:sz w:val="28"/>
                <w:szCs w:val="28"/>
                <w:lang w:eastAsia="zh-TW" w:bidi="ar-SA"/>
              </w:rPr>
              <w:t xml:space="preserve">性別：            出生日期： </w:t>
            </w:r>
          </w:p>
          <w:p w14:paraId="10CE1722"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身分證字號：</w:t>
            </w:r>
          </w:p>
          <w:p w14:paraId="4D5A319E" w14:textId="77777777" w:rsidR="00816C40" w:rsidRDefault="00000000">
            <w:pPr>
              <w:widowControl w:val="0"/>
              <w:autoSpaceDE w:val="0"/>
              <w:spacing w:line="400" w:lineRule="exact"/>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通訊地址：</w:t>
            </w:r>
          </w:p>
          <w:p w14:paraId="182E5211" w14:textId="77777777" w:rsidR="00816C40" w:rsidRDefault="00000000">
            <w:pPr>
              <w:widowControl w:val="0"/>
              <w:autoSpaceDE w:val="0"/>
              <w:spacing w:line="400" w:lineRule="exact"/>
            </w:pPr>
            <w:r>
              <w:rPr>
                <w:rFonts w:ascii="標楷體" w:eastAsia="標楷體" w:hAnsi="標楷體" w:cs="標楷體"/>
                <w:sz w:val="28"/>
                <w:szCs w:val="28"/>
                <w:lang w:eastAsia="zh-TW" w:bidi="ar-SA"/>
              </w:rPr>
              <w:t>聯絡電話：</w:t>
            </w:r>
          </w:p>
        </w:tc>
      </w:tr>
      <w:tr w:rsidR="00816C40" w14:paraId="1FF339CD" w14:textId="77777777">
        <w:trPr>
          <w:trHeight w:val="904"/>
          <w:jc w:val="center"/>
        </w:trPr>
        <w:tc>
          <w:tcPr>
            <w:tcW w:w="9357" w:type="dxa"/>
            <w:tcBorders>
              <w:top w:val="single" w:sz="4" w:space="0" w:color="000000"/>
              <w:left w:val="single" w:sz="4" w:space="0" w:color="000000"/>
              <w:bottom w:val="single" w:sz="4" w:space="0" w:color="000000"/>
              <w:right w:val="single" w:sz="4" w:space="0" w:color="000000"/>
            </w:tcBorders>
          </w:tcPr>
          <w:p w14:paraId="12EEBAF1" w14:textId="753D025C" w:rsidR="00816C40" w:rsidRDefault="00000000">
            <w:pPr>
              <w:pStyle w:val="Default"/>
              <w:spacing w:line="400" w:lineRule="exact"/>
              <w:ind w:firstLine="480"/>
              <w:jc w:val="center"/>
            </w:pPr>
            <w:r>
              <w:rPr>
                <w:rFonts w:ascii="Times New Roman" w:hAnsi="Times New Roman" w:cs="Times New Roman"/>
                <w:b/>
                <w:kern w:val="2"/>
                <w:sz w:val="28"/>
                <w:szCs w:val="28"/>
              </w:rPr>
              <w:t>本</w:t>
            </w:r>
            <w:r>
              <w:rPr>
                <w:rFonts w:cs="Times New Roman"/>
                <w:sz w:val="28"/>
                <w:szCs w:val="28"/>
              </w:rPr>
              <w:t>計畫</w:t>
            </w:r>
            <w:r>
              <w:rPr>
                <w:rFonts w:ascii="Times New Roman" w:hAnsi="Times New Roman" w:cs="Times New Roman"/>
                <w:b/>
                <w:kern w:val="2"/>
                <w:sz w:val="28"/>
                <w:szCs w:val="28"/>
              </w:rPr>
              <w:t>摘要(</w:t>
            </w:r>
            <w:r>
              <w:rPr>
                <w:rFonts w:ascii="Times New Roman" w:eastAsia="微軟正黑體" w:hAnsi="Times New Roman" w:cs="Times New Roman"/>
                <w:sz w:val="28"/>
                <w:szCs w:val="28"/>
              </w:rPr>
              <w:t>concise and focused presentation of the key information)</w:t>
            </w:r>
            <w:r>
              <w:rPr>
                <w:rFonts w:ascii="Times New Roman" w:hAnsi="Times New Roman" w:cs="Times New Roman"/>
                <w:kern w:val="2"/>
                <w:sz w:val="28"/>
                <w:szCs w:val="28"/>
              </w:rPr>
              <w:t xml:space="preserve"> </w:t>
            </w:r>
          </w:p>
          <w:p w14:paraId="6B8672E9" w14:textId="77777777" w:rsidR="00816C40" w:rsidRDefault="00000000">
            <w:pPr>
              <w:widowControl w:val="0"/>
              <w:autoSpaceDE w:val="0"/>
              <w:spacing w:line="400" w:lineRule="exact"/>
              <w:jc w:val="center"/>
              <w:rPr>
                <w:rFonts w:ascii="標楷體" w:eastAsia="標楷體" w:hAnsi="標楷體" w:cs="標楷體"/>
                <w:b/>
                <w:sz w:val="28"/>
                <w:szCs w:val="28"/>
                <w:u w:val="single"/>
                <w:lang w:eastAsia="zh-TW" w:bidi="ar-SA"/>
              </w:rPr>
            </w:pPr>
            <w:r>
              <w:rPr>
                <w:rFonts w:ascii="標楷體" w:eastAsia="標楷體" w:hAnsi="標楷體" w:cs="標楷體"/>
                <w:b/>
                <w:kern w:val="2"/>
                <w:sz w:val="28"/>
                <w:szCs w:val="28"/>
                <w:u w:val="single"/>
                <w:lang w:eastAsia="zh-TW"/>
              </w:rPr>
              <w:t>以下內容為試驗之詳細程序及您應知事項，仍請您務必詳細閱讀。</w:t>
            </w:r>
          </w:p>
        </w:tc>
      </w:tr>
      <w:tr w:rsidR="00816C40" w14:paraId="5D7C336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50FD2957"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 計畫背景簡介：</w:t>
            </w:r>
          </w:p>
          <w:p w14:paraId="1B27CD78" w14:textId="0E969E27" w:rsidR="00816C40" w:rsidRDefault="00000000">
            <w:pPr>
              <w:widowControl w:val="0"/>
              <w:spacing w:line="400" w:lineRule="exact"/>
              <w:rPr>
                <w:rFonts w:ascii="標楷體" w:eastAsia="標楷體" w:hAnsi="標楷體"/>
                <w:sz w:val="28"/>
                <w:szCs w:val="28"/>
                <w:lang w:eastAsia="zh-TW"/>
              </w:rPr>
            </w:pPr>
            <w:r>
              <w:rPr>
                <w:rFonts w:ascii="標楷體" w:eastAsia="標楷體" w:hAnsi="標楷體"/>
                <w:sz w:val="28"/>
                <w:szCs w:val="28"/>
                <w:lang w:eastAsia="zh-TW"/>
              </w:rPr>
              <w:t>(本計畫使用之 3% 高張食鹽水與 0.9% 生理食鹽水，皆為國內已上市、臨床上常規使用之吸入溶液；主動循環呼吸為常規之氣道清潔技術。本計畫不涉及新藥、新醫療技術或新醫療器材)</w:t>
            </w:r>
          </w:p>
          <w:p w14:paraId="6102266B" w14:textId="3B6B2325"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支氣管擴張症是呼吸道長期擴張</w:t>
            </w:r>
            <w:r>
              <w:rPr>
                <w:rFonts w:ascii="標楷體" w:eastAsia="標楷體" w:hAnsi="標楷體" w:cs="標楷體" w:hint="eastAsia"/>
                <w:sz w:val="28"/>
                <w:szCs w:val="28"/>
                <w:lang w:eastAsia="zh-TW"/>
              </w:rPr>
              <w:t>結構性病變</w:t>
            </w:r>
            <w:r>
              <w:rPr>
                <w:rFonts w:ascii="標楷體" w:eastAsia="標楷體" w:hAnsi="標楷體" w:cs="標楷體"/>
                <w:sz w:val="28"/>
                <w:szCs w:val="28"/>
                <w:lang w:eastAsia="zh-TW"/>
              </w:rPr>
              <w:t>的疾病，痰液不容易咳出，容易造成反覆感染，並出現咳嗽、痰多、喘等症狀突然加重的「急性惡化」。急性惡化常需要使用抗生素，甚至住院，也會讓肺功能及生活品質變差。因此，幫助痰液排出的「氣道清潔」是支氣管擴張症照護很重要的一部分。</w:t>
            </w:r>
          </w:p>
          <w:p w14:paraId="2A88CF0F"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w:t>
            </w:r>
            <w:del w:id="9001" w:author="Claude" w:date="2026-10-03T00:00:00Z">
              <w:r>
                <w:rPr>
                  <w:rFonts w:ascii="標楷體" w:eastAsia="標楷體" w:hAnsi="標楷體" w:cs="標楷體"/>
                  <w:sz w:val="28"/>
                  <w:szCs w:val="28"/>
                  <w:lang w:eastAsia="zh-TW"/>
                </w:rPr>
                <w:delText xml:space="preserve">「高張食鹽水」是濃度比一般生理食鹽水（0.9%）高的食鹽水，用霧化器吸入後可以讓痰變稀、比較容易咳出；「主動循環呼吸技術（ACBT）」是一種由呼吸控制、深呼吸及哈氣咳痰組成的氣道清潔方法。國際治療指引有條件建議這兩種方法，但目前的研究證據仍不足：一項國外大型研究顯示，使用高張食鹽水的患者急性惡化次數較少，但差異尚未達到統計上的確定；另有研究顯示 ACBT 可改善部分生活品質。兩者合併使用是否能減少急性惡化，目前尚未被證實，這也是本計畫想要回答的問題。</w:delText>
              </w:r>
            </w:del>
            <w:ins w:id="9002" w:author="Claude" w:date="2026-10-03T00:00:00Z">
              <w:r>
                <w:rPr>
                  <w:rFonts w:ascii="標楷體" w:eastAsia="標楷體" w:hAnsi="標楷體" w:cs="標楷體"/>
                  <w:sz w:val="28"/>
                  <w:szCs w:val="28"/>
                  <w:lang w:eastAsia="zh-TW"/>
                </w:rPr>
                <w:t xml:space="preserve">氣道清潔的方法包括霧氣吸入治療。目前國際治療指引建議可使用「高張食鹽水」（濃度比一般生理食鹽水高的食鹽水）或「生理食鹽水」（0.9%）霧氣吸入，兩者都可以濕潤呼吸道、幫助痰液排出，都是可行的方法；但哪一種比較好，目前的臨床試驗還沒有結論。「主動循環呼吸技術（ACBT）」是一種由呼吸控制、深呼吸及哈氣咳痰組成的氣道清潔方法，也是指引推薦的氣道清潔療法，但它與霧氣吸入治療搭配使用的效果，目前仍不清楚。因此，本計畫想要比較這兩種方式，了解哪一種較能減少急性惡化。不論您分到哪一組，都會使用指引建議的霧氣吸入治療，並由主治醫師提供常規照護。</w:t>
              </w:r>
            </w:ins>
          </w:p>
        </w:tc>
      </w:tr>
      <w:tr w:rsidR="00816C40" w14:paraId="72D9F4C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0CD2F7F"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2. 計畫目的</w:t>
            </w:r>
          </w:p>
          <w:p w14:paraId="5AA3C146" w14:textId="77777777" w:rsidR="00816C40" w:rsidRDefault="00000000">
            <w:pPr>
              <w:widowControl w:val="0"/>
              <w:numPr>
                <w:ilvl w:val="0"/>
                <w:numId w:val="12"/>
              </w:numPr>
              <w:spacing w:line="400" w:lineRule="exact"/>
              <w:jc w:val="both"/>
              <w:rPr>
                <w:rFonts w:ascii="Bookman Old Style" w:eastAsia="標楷體" w:hAnsi="Bookman Old Style" w:cs="Bookman Old Style"/>
                <w:sz w:val="28"/>
                <w:szCs w:val="28"/>
                <w:lang w:eastAsia="zh-TW"/>
              </w:rPr>
            </w:pPr>
            <w:r>
              <w:rPr>
                <w:rFonts w:ascii="標楷體" w:eastAsia="標楷體" w:hAnsi="標楷體"/>
                <w:sz w:val="28"/>
                <w:szCs w:val="28"/>
                <w:lang w:eastAsia="zh-TW"/>
              </w:rPr>
              <w:t>預定參與人數：240人(總人數240、國內人數240、本院人數240)</w:t>
            </w:r>
          </w:p>
          <w:p w14:paraId="573A85BA" w14:textId="77777777" w:rsidR="00816C40" w:rsidRDefault="00000000">
            <w:pPr>
              <w:widowControl w:val="0"/>
              <w:numPr>
                <w:ilvl w:val="0"/>
                <w:numId w:val="12"/>
              </w:numPr>
              <w:spacing w:line="400" w:lineRule="exact"/>
              <w:jc w:val="both"/>
              <w:rPr>
                <w:rFonts w:ascii="Bookman Old Style" w:eastAsia="標楷體" w:hAnsi="Bookman Old Style" w:cs="Bookman Old Style"/>
                <w:sz w:val="28"/>
                <w:szCs w:val="28"/>
                <w:lang w:eastAsia="zh-TW"/>
              </w:rPr>
            </w:pPr>
            <w:r>
              <w:rPr>
                <w:rFonts w:ascii="標楷體" w:eastAsia="標楷體" w:hAnsi="標楷體"/>
                <w:sz w:val="28"/>
                <w:szCs w:val="28"/>
                <w:lang w:eastAsia="zh-TW"/>
              </w:rPr>
              <w:t>計畫目的：</w:t>
            </w:r>
          </w:p>
          <w:p w14:paraId="7B291A11"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本計畫是一項「研究」，目的是比較「吸入 3% 高張食鹽水後立即進行主動循環呼吸技術（ACBT）」與「吸入 0.9% 生理食鹽水並接受常規照護」兩種方式，看看在一年（52 週）內，哪一種方式能讓支氣管擴張症患者比較晚發生（或比較少發生）急性惡化；同時也會比較兩組的症狀、生活品質、肺功能、痰液細菌檢查結果及副作用。每位受試者參與的時間為 52 週。</w:t>
            </w:r>
          </w:p>
        </w:tc>
      </w:tr>
      <w:tr w:rsidR="00816C40" w14:paraId="17648A02"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2E90B18A"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3. 計畫之主要納入與排除條件</w:t>
            </w:r>
          </w:p>
          <w:p w14:paraId="7FF7D1F9" w14:textId="77777777" w:rsidR="00816C40" w:rsidRDefault="00000000">
            <w:pPr>
              <w:widowControl w:val="0"/>
              <w:numPr>
                <w:ilvl w:val="0"/>
                <w:numId w:val="3"/>
              </w:numPr>
              <w:spacing w:line="400" w:lineRule="exact"/>
              <w:jc w:val="both"/>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納入條件(參加本試驗/研究的條件)：</w:t>
            </w:r>
          </w:p>
          <w:p w14:paraId="613F2B4D"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年滿 18 歲（含），經胸部電腦斷層確診為支氣管擴張症，平常有咳嗽、咳痰；最近 4 週病情穩定，且過去一年內至少有 2 次因症狀加重而需要醫師治療（例如使用抗生素）；能學會本研究的呼吸方法並簽署同意書。若您有長期使用的抗生素（如紅黴素類）或吸入型藥物，需已穩定使用 8 週以上；若您有非結核分枝桿菌感染，最近 8 週內沒有剛開始或大幅調整相關治療。</w:t>
            </w:r>
          </w:p>
          <w:p w14:paraId="4F6D0DE7" w14:textId="77777777" w:rsidR="00816C40" w:rsidRDefault="00000000">
            <w:pPr>
              <w:widowControl w:val="0"/>
              <w:numPr>
                <w:ilvl w:val="0"/>
                <w:numId w:val="3"/>
              </w:numPr>
              <w:spacing w:line="400" w:lineRule="exact"/>
              <w:jc w:val="both"/>
              <w:rPr>
                <w:rFonts w:ascii="標楷體" w:eastAsia="標楷體" w:hAnsi="標楷體" w:cs="標楷體"/>
                <w:sz w:val="28"/>
                <w:szCs w:val="28"/>
                <w:lang w:eastAsia="zh-TW" w:bidi="ar-SA"/>
              </w:rPr>
            </w:pPr>
            <w:r>
              <w:rPr>
                <w:rFonts w:ascii="標楷體" w:eastAsia="標楷體" w:hAnsi="標楷體" w:cs="標楷體"/>
                <w:sz w:val="28"/>
                <w:szCs w:val="28"/>
                <w:lang w:eastAsia="zh-TW" w:bidi="ar-SA"/>
              </w:rPr>
              <w:t>排除條件(若您有下列任一情況，您將無法參加本試驗/研究)：</w:t>
            </w:r>
          </w:p>
          <w:p w14:paraId="25BB2419"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囊性纖維化；目前正處於急性惡化；目前已規律使用高張食鹽水或規律執行類似的氣道清潔訓練；近期有大量咳血；過去曾無法忍受高張食鹽水；氣喘未控制或容易支氣管痙攣；非結核分枝桿菌感染剛開始治療、預計一年內要大幅調整藥物或開刀，或有空洞病灶合併近期大咳血；懷孕或哺乳中；或經醫師評估不適合參加本研究。</w:t>
            </w:r>
          </w:p>
        </w:tc>
      </w:tr>
      <w:tr w:rsidR="00816C40" w14:paraId="336D2FF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70F27AD"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4. 計畫方法及相關配合檢驗</w:t>
            </w:r>
          </w:p>
          <w:p w14:paraId="6B71CD1F"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本研究預計在臺北榮民總醫院招募 240 位支氣管擴張症患者參與，每位受試者參與時間為 52 週（約 1 年）。</w:t>
            </w:r>
          </w:p>
          <w:p w14:paraId="07D6FDB9"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本研究為「隨機分派」研究：為了公平比較兩種方式，您會像擲銅板一樣由電腦隨機決定分到下列其中一組，分到每一組的機會各為一半（50%），您和醫師都不能選擇組別。為了讓研究結果公正，您的主治醫師不會被告知您的組別，霧化治療用的食鹽水會以只標示代碼的小瓶包裝，由研究助理發給您。請您不要告訴主治醫師您使用的霧化治療，或是否收到研究助理的衛教單張。您可能會從衛教內容知道自己在哪一組。</w:t>
            </w:r>
          </w:p>
          <w:p w14:paraId="5DD06591"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介入組：每天使用霧化器吸入 3% 高張食鹽水 3–5 CC 一次，吸完後立即進行約 10 到 20 分鐘的主動循環呼吸技術（呼吸控制、深呼吸、哈氣咳痰），持續 52 週。研究助理會提供標準化衛教單張（內含教學影片）教您正確的方法，並於第 0 天、第 2 週、第 1 個月、第 3 個月及需要時確認您的執行情形。其他治療由您的主治醫師依常規照護安排。</w:t>
            </w:r>
          </w:p>
          <w:p w14:paraId="1ED550D5" w14:textId="1AF89C01"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對照組：使用相同的霧化器，每天吸入 0.9% 生理食鹽水 3–5 CC 一次，持續 52 週；您的主治醫師會依您的狀況提供常規的氣道清潔建議，其他治療也由主治醫師依常規照護安排。</w:t>
            </w:r>
          </w:p>
          <w:p w14:paraId="788AB718"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第一次吸入在醫院進行：兩組的第一次吸入都會在醫院由研究人員陪同，吸入前後會測量尖峰呼氣流速（PEF）及血氧，並觀察約 30 分</w:t>
              <w:lastRenderedPageBreak/>
              <w:t>鐘，確認您可以適應。吸入前是否需要先使用短效支氣管擴張劑，由醫師依您的狀況決定。</w:t>
            </w:r>
          </w:p>
          <w:p w14:paraId="7C9F0B00"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回診與追蹤：簽署同意書當天為「篩選訪視」，確認您符合條件並完成檢查；之後的「分組日（第 0 天）」會進行分組及第一次吸入，分組日需在篩選後 14 天內，也可以和篩選同一天完成。分組後需在第 2 週、第 1、3、6、9、12 個月回診，共 6 次（多數可與您原本的門診一起安排）；請您每天在「治療日誌」上記錄霧化治療及氣道清潔情形；若有症狀加重、使用抗生素、看急診或住院，也請記錄下來，並於回診時交給研究助理。</w:t>
            </w:r>
          </w:p>
          <w:p w14:paraId="7C7605CB"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需配合的檢查與問卷：篩選時及第 3、6、12 個月需填寫 3 份關於症狀及生活品質的問卷（每次約 15 到 20 分鐘）；篩選時及第 6、12 個月進行肺功能檢查及痰液細菌培養（屬於一般門診常規檢查）。</w:t>
            </w:r>
          </w:p>
          <w:p w14:paraId="56C93441"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抽血檢驗及研究用血液（選擇性，您可以自己決定是否同意）：篩選時及第 52 週（第 12 個月）的血液常規及生化檢驗，是您原本門診就會安排的常規檢查。若您同意，我們會在這兩次常規抽血時，多留取研究用血液各 20 CC（兩次共 40 CC），不需要另外扎針，用來檢驗與發炎有關的指標；本研究不會進行任何基因檢測。抽血前不需要空腹。若您不同意多留取研究用血液，仍然可以參加本研究，不會影響您的分組、治療及權益。請在本同意書最後勾選是否同意。</w:t>
            </w:r>
          </w:p>
          <w:p w14:paraId="7FE69706" w14:textId="77777777" w:rsidR="00816C40" w:rsidRDefault="00000000">
            <w:pPr>
              <w:numPr>
                <w:ilvl w:val="2"/>
                <w:numId w:val="7"/>
              </w:numPr>
              <w:spacing w:before="60" w:after="60" w:line="400" w:lineRule="exact"/>
              <w:ind w:left="400" w:hanging="400"/>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可能帶來的不便與不適</w:t>
            </w:r>
          </w:p>
          <w:p w14:paraId="4C3CB338" w14:textId="3A46A825" w:rsidR="00816C40" w:rsidRDefault="00000000">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 xml:space="preserve">額外的時間花費：每天在家吸入及氣道清潔約需 20 到 30 分鐘；篩選及分組當天合計約需額外 </w:t>
            </w:r>
            <w:r>
              <w:rPr>
                <w:rFonts w:ascii="Bookman Old Style" w:eastAsia="標楷體" w:hAnsi="Bookman Old Style" w:cs="Bookman Old Style" w:hint="eastAsia"/>
                <w:sz w:val="28"/>
                <w:szCs w:val="28"/>
                <w:lang w:eastAsia="zh-TW"/>
              </w:rPr>
              <w:t>0</w:t>
            </w:r>
            <w:r>
              <w:rPr>
                <w:rFonts w:ascii="Bookman Old Style" w:eastAsia="標楷體" w:hAnsi="Bookman Old Style" w:cs="Bookman Old Style"/>
                <w:sz w:val="28"/>
                <w:szCs w:val="28"/>
                <w:lang w:eastAsia="zh-TW"/>
              </w:rPr>
              <w:t xml:space="preserve">.5 到 </w:t>
            </w:r>
            <w:r>
              <w:rPr>
                <w:rFonts w:ascii="Bookman Old Style" w:eastAsia="標楷體" w:hAnsi="Bookman Old Style" w:cs="Bookman Old Style" w:hint="eastAsia"/>
                <w:sz w:val="28"/>
                <w:szCs w:val="28"/>
                <w:lang w:eastAsia="zh-TW"/>
              </w:rPr>
              <w:t>1</w:t>
            </w:r>
            <w:r>
              <w:rPr>
                <w:rFonts w:ascii="Bookman Old Style" w:eastAsia="標楷體" w:hAnsi="Bookman Old Style" w:cs="Bookman Old Style"/>
                <w:sz w:val="28"/>
                <w:szCs w:val="28"/>
                <w:lang w:eastAsia="zh-TW"/>
              </w:rPr>
              <w:t xml:space="preserve"> 小時（說明、檢查、第一次吸入觀察及教學），之後每次回診約需額外 </w:t>
            </w:r>
            <w:r>
              <w:rPr>
                <w:rFonts w:ascii="Bookman Old Style" w:eastAsia="標楷體" w:hAnsi="Bookman Old Style" w:cs="Bookman Old Style" w:hint="eastAsia"/>
                <w:sz w:val="28"/>
                <w:szCs w:val="28"/>
                <w:lang w:eastAsia="zh-TW"/>
              </w:rPr>
              <w:t>10到</w:t>
            </w:r>
            <w:r>
              <w:rPr>
                <w:rFonts w:ascii="Bookman Old Style" w:eastAsia="標楷體" w:hAnsi="Bookman Old Style" w:cs="Bookman Old Style"/>
                <w:sz w:val="28"/>
                <w:szCs w:val="28"/>
                <w:lang w:eastAsia="zh-TW"/>
              </w:rPr>
              <w:t xml:space="preserve">30 分鐘。</w:t>
            </w:r>
          </w:p>
          <w:p w14:paraId="4FB456DD" w14:textId="03214D98" w:rsidR="00816C40" w:rsidRDefault="00637877">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hint="eastAsia"/>
                <w:sz w:val="28"/>
                <w:szCs w:val="28"/>
                <w:lang w:eastAsia="zh-TW"/>
              </w:rPr>
              <w:t>霧化治療</w:t>
            </w:r>
            <w:r>
              <w:rPr>
                <w:rFonts w:ascii="Bookman Old Style" w:eastAsia="標楷體" w:hAnsi="Bookman Old Style" w:cs="Bookman Old Style"/>
                <w:sz w:val="28"/>
                <w:szCs w:val="28"/>
                <w:lang w:eastAsia="zh-TW"/>
              </w:rPr>
              <w:t xml:space="preserve">及氣道清潔可能造成短暫的咳嗽增加、喉嚨不適或疲倦，詳見第 5 點。</w:t>
            </w:r>
          </w:p>
          <w:p w14:paraId="54754F39" w14:textId="77777777" w:rsidR="00816C40" w:rsidRDefault="00000000">
            <w:pPr>
              <w:numPr>
                <w:ilvl w:val="0"/>
                <w:numId w:val="5"/>
              </w:numPr>
              <w:spacing w:before="60" w:after="60" w:line="400" w:lineRule="exact"/>
              <w:jc w:val="both"/>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霧化器請個人專用，不與他人共用，並依說明每次使用後清潔晾乾，以避免感染。</w:t>
            </w:r>
          </w:p>
        </w:tc>
      </w:tr>
      <w:tr w:rsidR="00816C40" w14:paraId="24AE2DD8"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7ED63D5E"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5.可能發生的副作用、發生率及處理方法：</w:t>
            </w:r>
          </w:p>
          <w:p w14:paraId="7BFD3E26"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生理方面—</w:t>
            </w:r>
          </w:p>
          <w:p w14:paraId="3D463383" w14:textId="77777777" w:rsidR="00816C40" w:rsidRDefault="00000000">
            <w:pPr>
              <w:spacing w:line="400" w:lineRule="exact"/>
              <w:ind w:left="480"/>
              <w:jc w:val="both"/>
            </w:pPr>
            <w:r>
              <w:rPr>
                <w:rFonts w:ascii="標楷體" w:eastAsia="標楷體" w:hAnsi="標楷體"/>
                <w:sz w:val="28"/>
                <w:szCs w:val="28"/>
                <w:lang w:eastAsia="zh-TW"/>
              </w:rPr>
              <w:t>與研究使用之霧化治療及氣道清潔相關的風險/副作用：高張食鹽水已在臨床上使用多年，大部分人可以適應。可能的副作用如下（發生率為大約估計，會因個人狀況而不同）：</w:t>
            </w:r>
          </w:p>
          <w:p w14:paraId="4932FE3C"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咳嗽暫時增加、喉嚨刺激或口中鹹味：常見（約 10% 以上），通常</w:t>
              <w:lastRenderedPageBreak/>
              <w:t>於吸入當下或吸入後短時間內發生，多會自行緩解。</w:t>
            </w:r>
          </w:p>
          <w:p w14:paraId="44500EE0"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胸悶、喘鳴或支氣管收縮（呼吸道變窄）：偶見（約 1% 到 10%），多發生於吸入後短時間內。為此，您的第一次吸入會在醫院監測；若發生，醫師會給予支氣管擴張劑等處置，並評估是否需先使用支氣管擴張劑後再吸入，或停止霧化治療。</w:t>
            </w:r>
          </w:p>
          <w:p w14:paraId="4E57815D"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痰中帶血絲：少見；支氣管擴張症本身也可能因咳嗽或排痰而出現痰中帶血。若出現大量咳血，請立即停止吸入並就醫。</w:t>
            </w:r>
          </w:p>
          <w:p w14:paraId="0E0AAC66"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疲倦、頭暈或短暫喘：少見，可能發生於氣道清潔（特別是用力哈氣）時，休息後通常可緩解。</w:t>
            </w:r>
          </w:p>
          <w:p w14:paraId="4A846FD7" w14:textId="77777777" w:rsidR="00816C40" w:rsidRDefault="00000000">
            <w:pPr>
              <w:numPr>
                <w:ilvl w:val="0"/>
                <w:numId w:val="4"/>
              </w:numPr>
              <w:spacing w:line="400" w:lineRule="exact"/>
              <w:jc w:val="both"/>
              <w:rPr>
                <w:rFonts w:ascii="標楷體" w:eastAsia="標楷體" w:hAnsi="標楷體"/>
                <w:sz w:val="28"/>
                <w:szCs w:val="28"/>
                <w:lang w:eastAsia="zh-TW"/>
              </w:rPr>
            </w:pPr>
            <w:r>
              <w:rPr>
                <w:rFonts w:ascii="標楷體" w:eastAsia="標楷體" w:hAnsi="標楷體"/>
                <w:sz w:val="28"/>
                <w:szCs w:val="28"/>
                <w:lang w:eastAsia="zh-TW"/>
              </w:rPr>
              <w:t>對照組吸入的 0.9% 生理食鹽水刺激性較低，但仍可能有輕微咳嗽或喉嚨不適。</w:t>
            </w:r>
          </w:p>
          <w:p w14:paraId="55C35A14" w14:textId="77777777" w:rsidR="00816C40" w:rsidRDefault="00000000">
            <w:pPr>
              <w:spacing w:line="400" w:lineRule="exact"/>
              <w:ind w:left="480"/>
              <w:jc w:val="both"/>
            </w:pPr>
            <w:r>
              <w:rPr>
                <w:rFonts w:ascii="標楷體" w:eastAsia="標楷體" w:hAnsi="標楷體"/>
                <w:sz w:val="28"/>
                <w:szCs w:val="28"/>
                <w:lang w:eastAsia="zh-TW"/>
              </w:rPr>
              <w:t>與研究程序相關的風險/副作用：研究用血液是在常規抽血時多留取，不需要另外扎針，但抽血量增加可能使短暫疼痛、瘀青、流血或腫脹稍增加，極少數會有頭暈或抽血部位感染；肺功能檢查可能造成短暫咳嗽、頭暈或疲倦。</w:t>
            </w:r>
          </w:p>
          <w:p w14:paraId="42639C57"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心理方面—</w:t>
            </w:r>
          </w:p>
          <w:p w14:paraId="02717EBD" w14:textId="77777777" w:rsidR="00816C40" w:rsidRDefault="00000000">
            <w:pPr>
              <w:spacing w:line="400" w:lineRule="exact"/>
              <w:ind w:left="480"/>
              <w:jc w:val="both"/>
            </w:pPr>
            <w:r>
              <w:rPr>
                <w:rFonts w:ascii="標楷體" w:eastAsia="標楷體" w:hAnsi="標楷體"/>
                <w:sz w:val="28"/>
                <w:szCs w:val="28"/>
                <w:lang w:eastAsia="zh-TW"/>
              </w:rPr>
              <w:t>本計畫不會進行任何遺傳或基因檢測，所有的問卷與檢查資料皆會以去識別化的研究代號進行嚴格的機密保護，預期不會對您造成心理上的負擔。</w:t>
            </w:r>
          </w:p>
          <w:p w14:paraId="5717D6ED" w14:textId="77777777" w:rsidR="00816C40" w:rsidRDefault="00000000">
            <w:pPr>
              <w:numPr>
                <w:ilvl w:val="0"/>
                <w:numId w:val="9"/>
              </w:numPr>
              <w:spacing w:line="400" w:lineRule="exact"/>
              <w:jc w:val="both"/>
              <w:rPr>
                <w:rFonts w:ascii="標楷體" w:eastAsia="標楷體" w:hAnsi="標楷體"/>
                <w:sz w:val="28"/>
                <w:szCs w:val="28"/>
                <w:lang w:eastAsia="zh-TW"/>
              </w:rPr>
            </w:pPr>
            <w:r>
              <w:rPr>
                <w:rFonts w:ascii="Bookman Old Style" w:eastAsia="標楷體" w:hAnsi="Bookman Old Style" w:cs="Bookman Old Style"/>
                <w:sz w:val="28"/>
                <w:szCs w:val="28"/>
                <w:lang w:eastAsia="zh-TW"/>
              </w:rPr>
              <w:t>社會方面—目前無法預知對您的社會權益有何種影響，但計畫主持人會小心維護您資料的機密。對於就業/保險方面—參與本試驗不會有直接的風險。但若他人(例如您的保險公司或雇主)無意中得知您參與試驗的結果，或許會產生對您不利的影響。但此風險極低，因為您的資料會被以極機密保存。任何的試驗/研究報告中將不會有您的個人資料，此試驗/研究的結果亦不會與臨床試驗/研究資料庫連結。因此，透過這些適當的處理，我們可以盡可能的降低這些風險對您的影響。</w:t>
            </w:r>
          </w:p>
          <w:p w14:paraId="489D19C4" w14:textId="77777777" w:rsidR="00816C40" w:rsidRDefault="00000000">
            <w:pPr>
              <w:spacing w:line="400" w:lineRule="exact"/>
              <w:ind w:left="480"/>
              <w:jc w:val="both"/>
            </w:pPr>
            <w:r>
              <w:rPr>
                <w:rFonts w:ascii="標楷體" w:eastAsia="標楷體" w:hAnsi="標楷體"/>
                <w:sz w:val="28"/>
                <w:szCs w:val="28"/>
                <w:lang w:eastAsia="zh-TW"/>
              </w:rPr>
              <w:t>如果您出現任何上述嚴重或危險的副作用，您應該儘速：</w:t>
            </w:r>
          </w:p>
          <w:p w14:paraId="4DF2529D" w14:textId="77777777" w:rsidR="00816C40" w:rsidRDefault="00000000">
            <w:pPr>
              <w:numPr>
                <w:ilvl w:val="1"/>
                <w:numId w:val="6"/>
              </w:numPr>
              <w:autoSpaceDE w:val="0"/>
              <w:spacing w:line="400" w:lineRule="exact"/>
              <w:jc w:val="both"/>
              <w:rPr>
                <w:rFonts w:eastAsia="標楷體"/>
                <w:sz w:val="28"/>
                <w:szCs w:val="28"/>
                <w:lang w:eastAsia="zh-TW" w:bidi="hi-IN"/>
              </w:rPr>
            </w:pPr>
            <w:r>
              <w:rPr>
                <w:rFonts w:eastAsia="標楷體"/>
                <w:sz w:val="28"/>
                <w:szCs w:val="28"/>
                <w:lang w:eastAsia="zh-TW" w:bidi="hi-IN"/>
              </w:rPr>
              <w:t>撥打電話聯絡24小時緊急聯絡人。</w:t>
            </w:r>
          </w:p>
          <w:p w14:paraId="645825C7" w14:textId="77777777" w:rsidR="00816C40" w:rsidRDefault="00000000">
            <w:pPr>
              <w:numPr>
                <w:ilvl w:val="1"/>
                <w:numId w:val="6"/>
              </w:numPr>
              <w:autoSpaceDE w:val="0"/>
              <w:spacing w:line="400" w:lineRule="exact"/>
              <w:jc w:val="both"/>
              <w:rPr>
                <w:rFonts w:eastAsia="標楷體"/>
                <w:sz w:val="28"/>
                <w:szCs w:val="28"/>
                <w:lang w:eastAsia="zh-TW" w:bidi="hi-IN"/>
              </w:rPr>
            </w:pPr>
            <w:r>
              <w:rPr>
                <w:rFonts w:eastAsia="標楷體"/>
                <w:sz w:val="28"/>
                <w:szCs w:val="28"/>
                <w:lang w:eastAsia="zh-TW" w:bidi="hi-IN"/>
              </w:rPr>
              <w:t>視需要前往最近的急診室。</w:t>
            </w:r>
          </w:p>
        </w:tc>
      </w:tr>
      <w:tr w:rsidR="00816C40" w14:paraId="0ED63A7C"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921762F"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6.其他可能之治療方式及說明</w:t>
            </w:r>
          </w:p>
          <w:p w14:paraId="23BFC430"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您不一定要為了您的疾病或症狀而加入本計畫。若您選擇不參加本計畫，您的主治醫師依然會依據您的病情，為您安排最適合您的標準治療與照護，例如：長期使用巨環類抗生素（如紅黴素類）、吸入型抗生素、支氣管擴張劑，以及其他排痰方法（如姿勢引流、震盪正壓吐氣裝置等）；醫師也可能</w:t>
              <w:lastRenderedPageBreak/>
              <w:t>依您的狀況，在研究之外建議您使用高張食鹽水或學習氣道清潔技術。</w:t>
            </w:r>
          </w:p>
        </w:tc>
      </w:tr>
      <w:tr w:rsidR="00816C40" w14:paraId="5FDDF3B9"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B8E60BE"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7. 計畫預期效果</w:t>
            </w:r>
          </w:p>
          <w:p w14:paraId="30222D9E"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參與本計畫不保證您的病情會因此好轉，也不保證能減少您的急性惡化。對照組的受試者會接受與平常相同的常規照護。本計畫預期可能帶來以下幫助：</w:t>
            </w:r>
          </w:p>
          <w:p w14:paraId="2A3CE303" w14:textId="77777777" w:rsidR="00816C40" w:rsidRDefault="00000000">
            <w:pPr>
              <w:widowControl w:val="0"/>
              <w:numPr>
                <w:ilvl w:val="0"/>
                <w:numId w:val="11"/>
              </w:numPr>
              <w:spacing w:line="400" w:lineRule="exact"/>
              <w:jc w:val="both"/>
              <w:rPr>
                <w:rFonts w:eastAsia="標楷體" w:cs="Times New Roman"/>
                <w:sz w:val="28"/>
                <w:szCs w:val="28"/>
                <w:lang w:eastAsia="zh-TW"/>
              </w:rPr>
            </w:pPr>
            <w:r>
              <w:rPr>
                <w:rFonts w:eastAsia="標楷體" w:cs="Times New Roman"/>
                <w:sz w:val="28"/>
                <w:szCs w:val="28"/>
                <w:lang w:eastAsia="zh-TW"/>
              </w:rPr>
              <w:t>對您個人的潛在協助：若您分到介入組，高張食鹽水合併氣道清潔可能幫助您的痰液較容易咳出，可能減少症狀或急性惡化，但這仍需本研究證實；兩組受試者在研究期間都會接受較密集的追蹤與評估，有助於您了解自己病情的變化。</w:t>
            </w:r>
          </w:p>
          <w:p w14:paraId="7CDDB10B" w14:textId="77777777" w:rsidR="00816C40" w:rsidRDefault="00000000">
            <w:pPr>
              <w:widowControl w:val="0"/>
              <w:numPr>
                <w:ilvl w:val="0"/>
                <w:numId w:val="11"/>
              </w:numPr>
              <w:spacing w:line="400" w:lineRule="exact"/>
              <w:jc w:val="both"/>
              <w:rPr>
                <w:rFonts w:eastAsia="標楷體" w:cs="Times New Roman"/>
                <w:sz w:val="28"/>
                <w:szCs w:val="28"/>
                <w:lang w:eastAsia="zh-TW"/>
              </w:rPr>
            </w:pPr>
            <w:r>
              <w:rPr>
                <w:rFonts w:eastAsia="標楷體" w:cs="Times New Roman"/>
                <w:sz w:val="28"/>
                <w:szCs w:val="28"/>
                <w:lang w:eastAsia="zh-TW"/>
              </w:rPr>
              <w:t>對醫學發展與他人的貢獻：本研究的結果可以幫助醫師了解這種排痰方式是否能減少支氣管擴張症的急性惡化，未來可能嘉惠其他患有相同疾病的病患。</w:t>
            </w:r>
          </w:p>
        </w:tc>
      </w:tr>
      <w:tr w:rsidR="00816C40" w14:paraId="383C6903"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60DBDC71"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8. 計畫進行中受試者之禁忌、限制與應配合之事項：</w:t>
            </w:r>
          </w:p>
          <w:p w14:paraId="6DA4CBE4"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請您按時使用研究分配給您的霧化治療，並依指導執行氣道清潔（介入組），每天記錄治療日誌；請依醫師指示持續使用您原本的藥物，不需要為了本研究停藥。</w:t>
            </w:r>
          </w:p>
          <w:p w14:paraId="662ED8CC"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研究期間，請勿自行開始規律使用其他高張食鹽水或參加其他氣道清潔訓練課程；若您的主治醫師因病情需要調整治療，請告知研究人員。為維持研究公正，請勿向主治醫師透露您使用的霧化治療或是否收到衛教單張。</w:t>
            </w:r>
          </w:p>
          <w:p w14:paraId="2E3FE466"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若您出現咳嗽、痰量、痰色、喘或疲倦等症狀加重，或因任何原因使用抗生素、到急診或住院，請儘快告知研究人員。</w:t>
            </w:r>
          </w:p>
          <w:p w14:paraId="6429F22C"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 xml:space="preserve">  若您在研究期間懷孕，請立即告知研究人員；醫師會停止您的霧化治療。本研究在飲食上沒有特別的禁忌，抽血前也不需空腹。</w:t>
            </w:r>
          </w:p>
        </w:tc>
      </w:tr>
      <w:tr w:rsidR="00816C40" w14:paraId="6E780268"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0956891" w14:textId="77777777" w:rsidR="00816C40" w:rsidRDefault="00000000">
            <w:pPr>
              <w:widowControl w:val="0"/>
              <w:spacing w:line="400" w:lineRule="exact"/>
              <w:jc w:val="both"/>
              <w:rPr>
                <w:rFonts w:eastAsia="標楷體" w:cs="標楷體"/>
                <w:sz w:val="28"/>
                <w:szCs w:val="28"/>
                <w:lang w:eastAsia="zh-TW"/>
              </w:rPr>
            </w:pPr>
            <w:r>
              <w:rPr>
                <w:rFonts w:eastAsia="標楷體" w:cs="標楷體"/>
                <w:sz w:val="28"/>
                <w:szCs w:val="28"/>
                <w:lang w:eastAsia="zh-TW"/>
              </w:rPr>
              <w:t>9.機密性</w:t>
            </w:r>
          </w:p>
          <w:p w14:paraId="7ED9394C" w14:textId="77777777" w:rsidR="00816C40" w:rsidRDefault="00000000">
            <w:pPr>
              <w:widowControl w:val="0"/>
              <w:spacing w:line="400" w:lineRule="exact"/>
              <w:jc w:val="both"/>
              <w:rPr>
                <w:rFonts w:eastAsia="標楷體"/>
                <w:sz w:val="28"/>
                <w:szCs w:val="28"/>
                <w:lang w:eastAsia="zh-TW"/>
              </w:rPr>
            </w:pPr>
            <w:r>
              <w:rPr>
                <w:rFonts w:eastAsia="標楷體"/>
                <w:sz w:val="28"/>
                <w:szCs w:val="28"/>
                <w:lang w:eastAsia="zh-TW"/>
              </w:rPr>
              <w:t>臺北榮民總醫院將依法把任何可辨識您的身分之記錄與您的個人隱私資料視為機密來處理，不會公開。研究人員將以一個研究代碼代表您的身分，此代碼不會顯示您的姓名、國民身分證統一編號、住址等可識別資料。如果發表試驗結果，您的身分仍將保密。您亦瞭解若簽署同意書即同意您的原始醫療紀錄可直接受監測者、稽核者、臺北榮民總醫院人體試驗委員會及主管機關檢閱，以確保臨床試驗過程與數據符合相關法律及法規要求，上述人員並承諾絕不違反您的身分之機密性。除了上述機構依法有權檢視外，我們會小心維護您的隱私。本研究收集之臨床資料未來若需提供給第三方進行學術交</w:t>
              <w:lastRenderedPageBreak/>
              <w:t>流，或是登錄於公開的研究資料庫中，皆嚴格規定僅能以去識別化的「匿名形式」進行處理與分享。</w:t>
            </w:r>
          </w:p>
        </w:tc>
      </w:tr>
      <w:tr w:rsidR="00816C40" w14:paraId="22EF4904"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D014772" w14:textId="77777777" w:rsidR="00816C40" w:rsidRDefault="00000000">
            <w:pPr>
              <w:widowControl w:val="0"/>
              <w:spacing w:line="400" w:lineRule="exact"/>
              <w:rPr>
                <w:rFonts w:ascii="Bookman Old Style" w:eastAsia="標楷體" w:hAnsi="Bookman Old Style" w:cs="Bookman Old Style"/>
                <w:sz w:val="28"/>
                <w:szCs w:val="28"/>
                <w:lang w:eastAsia="zh-TW"/>
              </w:rPr>
            </w:pPr>
            <w:r>
              <w:rPr>
                <w:rFonts w:eastAsia="標楷體" w:cs="標楷體"/>
                <w:sz w:val="28"/>
                <w:szCs w:val="28"/>
                <w:lang w:eastAsia="zh-TW"/>
              </w:rPr>
              <w:lastRenderedPageBreak/>
              <w:t>10.</w:t>
            </w:r>
            <w:r>
              <w:rPr>
                <w:rFonts w:ascii="Bookman Old Style" w:eastAsia="標楷體" w:hAnsi="Bookman Old Style" w:cs="Bookman Old Style"/>
                <w:sz w:val="28"/>
                <w:szCs w:val="28"/>
                <w:lang w:eastAsia="zh-TW"/>
              </w:rPr>
              <w:t xml:space="preserve"> 損害</w:t>
            </w:r>
            <w:r>
              <w:rPr>
                <w:rFonts w:ascii="標楷體" w:eastAsia="標楷體" w:hAnsi="標楷體" w:cs="標楷體"/>
                <w:sz w:val="28"/>
                <w:szCs w:val="28"/>
                <w:lang w:eastAsia="zh-TW"/>
              </w:rPr>
              <w:t>補償與保險</w:t>
            </w:r>
            <w:r>
              <w:rPr>
                <w:rFonts w:ascii="Bookman Old Style" w:eastAsia="標楷體" w:hAnsi="Bookman Old Style" w:cs="Bookman Old Style"/>
                <w:sz w:val="28"/>
                <w:szCs w:val="28"/>
                <w:lang w:eastAsia="zh-TW"/>
              </w:rPr>
              <w:t>：</w:t>
            </w:r>
          </w:p>
          <w:p w14:paraId="051E970A"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如依本</w:t>
            </w:r>
            <w:r>
              <w:rPr>
                <w:rFonts w:eastAsia="標楷體" w:cs="Times New Roman"/>
                <w:sz w:val="28"/>
                <w:szCs w:val="28"/>
                <w:lang w:eastAsia="zh-TW"/>
              </w:rPr>
              <w:t>計畫</w:t>
            </w:r>
            <w:r>
              <w:rPr>
                <w:rFonts w:eastAsia="標楷體"/>
                <w:sz w:val="28"/>
                <w:szCs w:val="28"/>
                <w:lang w:eastAsia="zh-TW"/>
              </w:rPr>
              <w:t>所訂臨床試驗計畫，因而發生不良反應或傷害，由</w:t>
            </w:r>
            <w:r>
              <w:rPr>
                <w:rFonts w:ascii="標楷體" w:eastAsia="標楷體" w:hAnsi="標楷體" w:cs="標楷體"/>
                <w:sz w:val="28"/>
                <w:szCs w:val="28"/>
                <w:lang w:eastAsia="zh-HK"/>
              </w:rPr>
              <w:t>臺北榮民總醫院</w:t>
            </w:r>
            <w:r>
              <w:rPr>
                <w:rFonts w:eastAsia="標楷體"/>
                <w:sz w:val="28"/>
                <w:szCs w:val="28"/>
                <w:lang w:eastAsia="zh-TW"/>
              </w:rPr>
              <w:t>負補償責任。但本受試者同意書上所記載之可預期不良反應，將不予補償。</w:t>
            </w:r>
          </w:p>
          <w:p w14:paraId="01951E13"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如依本</w:t>
            </w:r>
            <w:r>
              <w:rPr>
                <w:rFonts w:eastAsia="標楷體" w:cs="Times New Roman"/>
                <w:sz w:val="28"/>
                <w:szCs w:val="28"/>
                <w:lang w:eastAsia="zh-TW"/>
              </w:rPr>
              <w:t>計畫</w:t>
            </w:r>
            <w:r>
              <w:rPr>
                <w:rFonts w:eastAsia="標楷體"/>
                <w:sz w:val="28"/>
                <w:szCs w:val="28"/>
                <w:lang w:eastAsia="zh-TW"/>
              </w:rPr>
              <w:t>所訂臨床試驗計畫，因而發生不良反應或損害，臺北榮民總醫院願意提供專業醫療照顧及醫療諮詢。您不必負擔治療不良反應或損害之必要醫療費用。</w:t>
            </w:r>
          </w:p>
          <w:p w14:paraId="50AF5E4C"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除前二項補償及醫療照顧外，本</w:t>
            </w:r>
            <w:r>
              <w:rPr>
                <w:rFonts w:eastAsia="標楷體" w:cs="Times New Roman"/>
                <w:sz w:val="28"/>
                <w:szCs w:val="28"/>
                <w:lang w:eastAsia="zh-TW"/>
              </w:rPr>
              <w:t>計畫</w:t>
            </w:r>
            <w:r>
              <w:rPr>
                <w:rFonts w:eastAsia="標楷體"/>
                <w:sz w:val="28"/>
                <w:szCs w:val="28"/>
                <w:lang w:eastAsia="zh-TW"/>
              </w:rPr>
              <w:t>不提供其他形式之賠償或補償。</w:t>
            </w:r>
            <w:r>
              <w:rPr>
                <w:rFonts w:eastAsia="Times New Roman" w:cs="Times New Roman"/>
                <w:sz w:val="28"/>
                <w:szCs w:val="28"/>
                <w:lang w:eastAsia="zh-TW"/>
              </w:rPr>
              <w:t xml:space="preserve"> </w:t>
            </w:r>
            <w:r>
              <w:rPr>
                <w:rFonts w:eastAsia="標楷體"/>
                <w:sz w:val="28"/>
                <w:szCs w:val="28"/>
                <w:lang w:eastAsia="zh-TW"/>
              </w:rPr>
              <w:t>若您不願意接受這樣的風險，請勿參加試驗。</w:t>
            </w:r>
          </w:p>
          <w:p w14:paraId="72C16791" w14:textId="77777777" w:rsidR="00816C40" w:rsidRDefault="00000000">
            <w:pPr>
              <w:widowControl w:val="0"/>
              <w:numPr>
                <w:ilvl w:val="0"/>
                <w:numId w:val="10"/>
              </w:numPr>
              <w:spacing w:line="400" w:lineRule="exact"/>
              <w:rPr>
                <w:rFonts w:eastAsia="標楷體"/>
                <w:sz w:val="28"/>
                <w:szCs w:val="28"/>
                <w:lang w:eastAsia="zh-TW"/>
              </w:rPr>
            </w:pPr>
            <w:r>
              <w:rPr>
                <w:rFonts w:eastAsia="標楷體"/>
                <w:sz w:val="28"/>
                <w:szCs w:val="28"/>
                <w:lang w:eastAsia="zh-TW"/>
              </w:rPr>
              <w:t>您不會因為簽署本同意書，而喪失在法律上的任何權利。</w:t>
            </w:r>
          </w:p>
          <w:p w14:paraId="00AF28CE" w14:textId="77777777" w:rsidR="00816C40" w:rsidRDefault="00000000">
            <w:pPr>
              <w:widowControl w:val="0"/>
              <w:tabs>
                <w:tab w:val="left" w:pos="1080"/>
                <w:tab w:val="left" w:pos="1440"/>
              </w:tabs>
              <w:spacing w:line="400" w:lineRule="exact"/>
              <w:rPr>
                <w:rFonts w:eastAsia="標楷體"/>
                <w:sz w:val="28"/>
                <w:szCs w:val="28"/>
                <w:lang w:eastAsia="zh-TW"/>
              </w:rPr>
            </w:pPr>
            <w:r>
              <w:rPr>
                <w:rFonts w:eastAsia="標楷體"/>
                <w:sz w:val="28"/>
                <w:szCs w:val="28"/>
                <w:lang w:eastAsia="zh-TW"/>
              </w:rPr>
              <w:t>若您確因參與本</w:t>
            </w:r>
            <w:r>
              <w:rPr>
                <w:rFonts w:eastAsia="標楷體" w:cs="Times New Roman"/>
                <w:sz w:val="28"/>
                <w:szCs w:val="28"/>
                <w:lang w:eastAsia="zh-TW"/>
              </w:rPr>
              <w:t>計畫</w:t>
            </w:r>
            <w:r>
              <w:rPr>
                <w:rFonts w:eastAsia="標楷體"/>
                <w:sz w:val="28"/>
                <w:szCs w:val="28"/>
                <w:lang w:eastAsia="zh-TW"/>
              </w:rPr>
              <w:t>因而發生不良反應造成之損害，前述補償包括合理的醫療費用，惟應符合以下條件：您的損害並非故意造成；您遵守試驗醫師之醫療建議。</w:t>
            </w:r>
          </w:p>
          <w:p w14:paraId="5ABD1584" w14:textId="77777777" w:rsidR="00816C40" w:rsidRDefault="00000000">
            <w:pPr>
              <w:widowControl w:val="0"/>
              <w:spacing w:line="400" w:lineRule="exact"/>
              <w:rPr>
                <w:rFonts w:ascii="標楷體" w:eastAsia="標楷體" w:hAnsi="標楷體"/>
                <w:sz w:val="28"/>
                <w:szCs w:val="28"/>
                <w:u w:val="single"/>
                <w:lang w:eastAsia="zh-TW"/>
              </w:rPr>
            </w:pPr>
            <w:r>
              <w:rPr>
                <w:rFonts w:eastAsia="標楷體"/>
                <w:sz w:val="28"/>
                <w:szCs w:val="28"/>
                <w:lang w:eastAsia="zh-TW"/>
              </w:rPr>
              <w:t>(5)本</w:t>
            </w:r>
            <w:r>
              <w:rPr>
                <w:rFonts w:eastAsia="標楷體" w:cs="Times New Roman"/>
                <w:sz w:val="28"/>
                <w:szCs w:val="28"/>
                <w:lang w:eastAsia="zh-TW"/>
              </w:rPr>
              <w:t>計畫</w:t>
            </w:r>
            <w:r>
              <w:rPr>
                <w:rFonts w:eastAsia="標楷體"/>
                <w:sz w:val="28"/>
                <w:szCs w:val="28"/>
                <w:lang w:eastAsia="zh-TW"/>
              </w:rPr>
              <w:t>未投保人體試驗責任保險。</w:t>
            </w:r>
          </w:p>
        </w:tc>
      </w:tr>
      <w:tr w:rsidR="00816C40" w14:paraId="7C2C6BAA"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50D0D826"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11. 誰可以使用您的檢體及資料：</w:t>
            </w:r>
          </w:p>
          <w:p w14:paraId="7700FE65" w14:textId="77777777" w:rsidR="00816C40" w:rsidRDefault="00000000">
            <w:pPr>
              <w:widowControl w:val="0"/>
              <w:spacing w:line="400" w:lineRule="exact"/>
              <w:rPr>
                <w:rFonts w:eastAsia="標楷體"/>
                <w:bCs/>
                <w:sz w:val="28"/>
                <w:lang w:eastAsia="zh-TW"/>
              </w:rPr>
            </w:pPr>
            <w:r>
              <w:rPr>
                <w:rFonts w:ascii="標楷體" w:eastAsia="標楷體" w:hAnsi="標楷體" w:cs="標楷體"/>
                <w:sz w:val="28"/>
                <w:szCs w:val="28"/>
                <w:lang w:eastAsia="zh-TW"/>
              </w:rPr>
              <w:t>依「人體研究法」規定，唯有計畫主持人、共同/協同主持人及本計畫含括之人員可於計畫進行期間依本計畫所訂臨床試驗計畫使用您的計畫試驗/研究資料(含檢體)，如於試驗/研究結束後仍需使用，將依法請您另簽一份同意書。本計畫不涉及任何資料或檢體之境外傳輸。</w:t>
            </w:r>
          </w:p>
        </w:tc>
      </w:tr>
      <w:tr w:rsidR="00816C40" w14:paraId="5C1077CF"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4F2B4614"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 xml:space="preserve">12. 計畫結束後檢體及資料處理和儲存方法</w:t>
            </w:r>
          </w:p>
          <w:p w14:paraId="4A2C47B4"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檢體之保存與使用</w:t>
            </w:r>
          </w:p>
          <w:p w14:paraId="1FC7A773"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為研究所需，我們所蒐集您的研究用血液，將依本研究計畫使用，經分離血清/血漿後，檢體將保存於臺北榮民總醫院中正樓 14 樓胸腔部研究室之 -80°C 冰箱，用於檢測與發炎有關的指標，不進行任何基因檢測。研究結束後，依法規原則上應立即銷毀，如果您同意的話，我們將保存直至 20 年保存期限屆滿，我們將依法銷毀。為了保護您的個人隱私，我們將以一個試驗編號來代替您的名字及相關個人資料，以確認您的檢體及與相關資料受到完整保密。如果您對檢體的使用有疑慮，或您有任何想要銷毀檢體的需求，請立即與我們聯絡(聯絡人：張芝榕醫師，電話：0900147191)，我們即會將您的檢體銷毀。您也可以聯繫臺北榮民總醫院人體試驗委員會(電話：02-28757384)，以協助您解決檢體在研究使用上的任何爭議。</w:t>
            </w:r>
          </w:p>
          <w:p w14:paraId="496F9F33"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lastRenderedPageBreak/>
              <w:t>剩餘檢體之再利用</w:t>
            </w:r>
          </w:p>
          <w:p w14:paraId="5A3B38C0"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您的剩餘檢體將會以專屬號碼進行編碼，在臺北榮民總醫院中正樓 14 樓胸腔部研究室之 -80°C 冰箱的控管下儲存最長 20 年。所有新的研究計畫都要再經由人體試驗委員會審議通過，人體試驗委員會若認定新的研究超出您同意的範圍，將要求我們重新得到您的同意。</w:t>
            </w:r>
          </w:p>
          <w:p w14:paraId="2CFCF3B2"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是否同意剩餘檢體保留提供未來支氣管擴張症及相關慢性呼吸道疾病研究之用，並授權臺北榮民總醫院人體試驗委員會審議是否需要再取得您的同意（請您擇一勾選）：</w:t>
            </w:r>
          </w:p>
          <w:p w14:paraId="7F1DB440"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不同意保存我的剩餘檢體，試驗結束後請銷毀</w:t>
            </w:r>
          </w:p>
          <w:p w14:paraId="3198EB1F"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同意以非去連結之方式保存我的剩餘檢體，逾越原同意使用範圍時，需再次得到我的同意才可使用我的檢體進行新的研究</w:t>
            </w:r>
          </w:p>
          <w:p w14:paraId="5280BF14"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 同意以去連結之方式保存我的剩餘檢體(去連結是指將您的檢體及資料編碼後，會銷毀這個編碼與您個人可辨識資料(如姓名、身分證字號、病歷號等)的連結，使永遠無法經由編碼辨識或連結到您的個人資訊。因此若您選擇以去連結的方式處理及保存剩餘檢體，您未來無法要求銷毀檢體，且使用檢體進行其他研究時，亦無法再次取得您的同意，因為一旦去連結後，就無法辨識出哪一個檢體是您當初所提供。)</w:t>
            </w:r>
          </w:p>
          <w:p w14:paraId="302F52A9"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資料之保存、使用與再利用</w:t>
            </w:r>
          </w:p>
          <w:p w14:paraId="2282E28E"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在研究期間，依據試驗計畫類型與您所授權的內容，我們將會蒐集與您有關的病歷資料、臨床資料、問卷、治療日誌、肺功能與實驗室數據，以及胸部影像學檢查報告，臨床資料包括年齡、性別、身高、體重、抽菸史、過去急性惡化及用藥情形等，並以一個試驗編號來代替您的名字及相關個人資料(去識別)。前述資料與資訊若為紙本型式，將會與本同意書分開存放於臺北榮民總醫院中正樓 14 樓胸腔部研究室之上鎖櫃中；若為電子方式儲存或建檔以供統計與分析之用，將會存放於設有密碼與適當防毒軟體之專屬電腦內，由本研究主持人張芝榕醫師負責保存15年。</w:t>
            </w:r>
          </w:p>
          <w:p w14:paraId="123A2E2A" w14:textId="77777777" w:rsidR="00816C40" w:rsidRDefault="00000000">
            <w:pPr>
              <w:widowControl w:val="0"/>
              <w:numPr>
                <w:ilvl w:val="1"/>
                <w:numId w:val="8"/>
              </w:numPr>
              <w:spacing w:line="400" w:lineRule="exact"/>
              <w:jc w:val="both"/>
              <w:rPr>
                <w:rFonts w:ascii="Bookman Old Style" w:eastAsia="標楷體" w:hAnsi="Bookman Old Style" w:cs="Bookman Old Style"/>
                <w:sz w:val="28"/>
                <w:szCs w:val="28"/>
                <w:lang w:eastAsia="zh-TW"/>
              </w:rPr>
            </w:pPr>
            <w:r>
              <w:rPr>
                <w:rFonts w:eastAsia="標楷體"/>
                <w:sz w:val="28"/>
                <w:szCs w:val="28"/>
                <w:lang w:val="zh-TW" w:eastAsia="zh-TW"/>
              </w:rPr>
              <w:t>與個人疾病相關的檢驗檢查結果</w:t>
            </w:r>
          </w:p>
          <w:p w14:paraId="5D09CD29" w14:textId="77777777" w:rsidR="00816C40" w:rsidRDefault="00000000">
            <w:pPr>
              <w:pStyle w:val="Default"/>
              <w:spacing w:line="400" w:lineRule="exact"/>
              <w:jc w:val="both"/>
              <w:rPr>
                <w:rFonts w:ascii="Bookman Old Style" w:hAnsi="Bookman Old Style" w:cs="Angsana New"/>
                <w:sz w:val="28"/>
                <w:szCs w:val="28"/>
                <w:lang w:bidi="th-TH"/>
              </w:rPr>
            </w:pPr>
            <w:r>
              <w:rPr>
                <w:rFonts w:ascii="Bookman Old Style" w:hAnsi="Bookman Old Style" w:cs="Angsana New"/>
                <w:sz w:val="28"/>
                <w:szCs w:val="28"/>
                <w:lang w:bidi="th-TH"/>
              </w:rPr>
              <w:t xml:space="preserve">篩選時及第 52 週的血液常規及生化屬於常規檢查，結果會由您的主治醫師依常規向您說明。研究用血液的發炎指標檢驗結果尚屬研究階段，不確定性高，因此我們不會告知您這部分的檢驗結果。</w:t>
            </w:r>
          </w:p>
        </w:tc>
      </w:tr>
      <w:tr w:rsidR="00816C40" w14:paraId="0ED5C616" w14:textId="77777777">
        <w:trPr>
          <w:trHeight w:val="70"/>
          <w:jc w:val="center"/>
        </w:trPr>
        <w:tc>
          <w:tcPr>
            <w:tcW w:w="9357" w:type="dxa"/>
            <w:tcBorders>
              <w:top w:val="single" w:sz="4" w:space="0" w:color="000000"/>
              <w:left w:val="single" w:sz="4" w:space="0" w:color="000000"/>
              <w:bottom w:val="single" w:sz="4" w:space="0" w:color="000000"/>
              <w:right w:val="single" w:sz="4" w:space="0" w:color="000000"/>
            </w:tcBorders>
          </w:tcPr>
          <w:p w14:paraId="7ED118D6"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lastRenderedPageBreak/>
              <w:t xml:space="preserve">13. 計畫之退出與中止及其檢體及資料處理方法</w:t>
            </w:r>
          </w:p>
          <w:p w14:paraId="36B2C560"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您可自由決定是否參加本研究；研究過程中也可隨時撤銷同意，退出試驗，不需任何理由，且不會引起任何不愉快或影響其日後醫師對您的醫療照顧。當研究執行中有重要的新資訊(指和您的權益相關或是影響您</w:t>
              <w:lastRenderedPageBreak/>
              <w:t>繼續參與意願)，會通知您並進一步說明，請您重新思考是否繼續參加，您可自由決定，不會引起任何不愉快或影響其日後醫師對您的醫療照顧。研究主持人張芝榕醫師亦可能於必要時中止該研究之進行。但您的醫師對您的醫療照顧將不會造成影響。</w:t>
            </w:r>
          </w:p>
          <w:p w14:paraId="034AC2A1"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當您退出本研究或主持人判斷您不適合繼續參與本試驗時，在退出前已得到的資料將被保留，不會移除。在退出後您可選擇如何處理您先前提供的檢體，與決定是否同意研究主持人張芝榕醫師繼續收集您的資料。</w:t>
            </w:r>
          </w:p>
          <w:p w14:paraId="66194A4A"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 xml:space="preserve">(1) 對我先前所提供的檢體（請您擇一勾選）</w:t>
            </w:r>
          </w:p>
          <w:p w14:paraId="7343F4BD"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□我同意繼續授權本研究使用。逾越原書面同意使用範圍時，需再次經過我同意。</w:t>
            </w:r>
          </w:p>
          <w:p w14:paraId="1110F12C"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□不同意繼續授權本研究使用，但為確保已完成檢查之準確性，同意研究相關檢體可由實驗室進行再次確認後銷毀。</w:t>
            </w:r>
          </w:p>
          <w:p w14:paraId="5200D7DC"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□不同意繼續授權本研究使用，請自我退出後銷毀我之前的本研究相關檢體。</w:t>
            </w:r>
          </w:p>
          <w:p w14:paraId="0565F994"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 xml:space="preserve">(2) 退出後讓研究主持人繼續收集我與本研究相關的資料，例如經由我的病歷記載取得後續醫療過程、實驗室檢查結果。繼續收集資料期間，仍會維護您的隱私和個人資料的機密性。(擇一)</w:t>
            </w:r>
          </w:p>
          <w:p w14:paraId="34245066"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□同意收集。</w:t>
            </w:r>
          </w:p>
          <w:p w14:paraId="702D2448" w14:textId="77777777" w:rsidR="00816C40" w:rsidRDefault="00000000">
            <w:pPr>
              <w:pStyle w:val="Default"/>
              <w:spacing w:line="400" w:lineRule="exact"/>
              <w:ind w:left="540" w:firstLine="1"/>
              <w:jc w:val="both"/>
              <w:rPr>
                <w:rFonts w:ascii="Times New Roman" w:hAnsi="Times New Roman"/>
                <w:sz w:val="28"/>
                <w:szCs w:val="28"/>
              </w:rPr>
            </w:pPr>
            <w:r>
              <w:rPr>
                <w:rFonts w:ascii="Times New Roman" w:hAnsi="Times New Roman"/>
                <w:sz w:val="28"/>
                <w:szCs w:val="28"/>
              </w:rPr>
              <w:t>□不同意本研究繼續收集或檢視我的資料。</w:t>
            </w:r>
          </w:p>
        </w:tc>
      </w:tr>
      <w:tr w:rsidR="00816C40" w14:paraId="0272EA68" w14:textId="77777777">
        <w:trPr>
          <w:trHeight w:val="519"/>
          <w:jc w:val="center"/>
        </w:trPr>
        <w:tc>
          <w:tcPr>
            <w:tcW w:w="9357" w:type="dxa"/>
            <w:tcBorders>
              <w:top w:val="single" w:sz="4" w:space="0" w:color="000000"/>
              <w:left w:val="single" w:sz="4" w:space="0" w:color="000000"/>
              <w:bottom w:val="single" w:sz="4" w:space="0" w:color="000000"/>
              <w:right w:val="single" w:sz="4" w:space="0" w:color="000000"/>
            </w:tcBorders>
          </w:tcPr>
          <w:p w14:paraId="3A1CEB12" w14:textId="77777777" w:rsidR="00816C40" w:rsidRDefault="00000000">
            <w:pPr>
              <w:widowControl w:val="0"/>
              <w:spacing w:line="400" w:lineRule="exact"/>
              <w:jc w:val="both"/>
              <w:rPr>
                <w:rFonts w:ascii="Bookman Old Style" w:eastAsia="標楷體" w:hAnsi="Bookman Old Style" w:cs="Bookman Old Style"/>
                <w:sz w:val="28"/>
                <w:szCs w:val="28"/>
                <w:lang w:eastAsia="zh-TW"/>
              </w:rPr>
            </w:pPr>
            <w:r>
              <w:rPr>
                <w:rFonts w:eastAsia="標楷體" w:cs="Times New Roman"/>
                <w:sz w:val="28"/>
                <w:szCs w:val="28"/>
                <w:lang w:eastAsia="zh-TW"/>
              </w:rPr>
              <w:lastRenderedPageBreak/>
              <w:t>14.</w:t>
            </w:r>
            <w:r>
              <w:rPr>
                <w:rFonts w:ascii="Bookman Old Style" w:eastAsia="標楷體" w:hAnsi="Bookman Old Style" w:cs="Bookman Old Style"/>
                <w:sz w:val="28"/>
                <w:szCs w:val="28"/>
                <w:lang w:eastAsia="zh-TW"/>
              </w:rPr>
              <w:t>如本計畫成果獲得學術文獻發表、智慧財產及實質效益時，臺北榮民總醫院將依法作為從事疾病診斷、預防、治療及研究等醫學用途。</w:t>
            </w:r>
          </w:p>
        </w:tc>
      </w:tr>
      <w:tr w:rsidR="00816C40" w14:paraId="1914E617" w14:textId="77777777">
        <w:trPr>
          <w:trHeight w:val="1247"/>
          <w:jc w:val="center"/>
        </w:trPr>
        <w:tc>
          <w:tcPr>
            <w:tcW w:w="9357" w:type="dxa"/>
            <w:tcBorders>
              <w:top w:val="single" w:sz="4" w:space="0" w:color="000000"/>
              <w:left w:val="single" w:sz="4" w:space="0" w:color="000000"/>
              <w:bottom w:val="single" w:sz="4" w:space="0" w:color="000000"/>
              <w:right w:val="single" w:sz="4" w:space="0" w:color="000000"/>
            </w:tcBorders>
          </w:tcPr>
          <w:p w14:paraId="0D975B98" w14:textId="77777777" w:rsidR="00816C40" w:rsidRDefault="00000000">
            <w:pPr>
              <w:widowControl w:val="0"/>
              <w:spacing w:line="400" w:lineRule="exact"/>
              <w:rPr>
                <w:rFonts w:ascii="標楷體" w:eastAsia="標楷體" w:hAnsi="標楷體" w:cs="標楷體"/>
                <w:sz w:val="28"/>
                <w:szCs w:val="28"/>
                <w:lang w:eastAsia="zh-TW" w:bidi="ar-SA"/>
              </w:rPr>
            </w:pPr>
            <w:r>
              <w:rPr>
                <w:rFonts w:eastAsia="標楷體" w:cs="Times New Roman"/>
                <w:sz w:val="28"/>
                <w:szCs w:val="28"/>
                <w:lang w:eastAsia="zh-TW" w:bidi="ar-SA"/>
              </w:rPr>
              <w:t>15.受試者權利與義務</w:t>
            </w:r>
          </w:p>
          <w:p w14:paraId="02A19876"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(1)</w:t>
              <w:tab/>
              <w:t>參加本研究您不須繳交任何費用。</w:t>
            </w:r>
          </w:p>
          <w:p w14:paraId="0C62A0DD"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(2)</w:t>
              <w:tab/>
              <w:t>本研究不提供任何補助或禮品，請無償協助。</w:t>
            </w:r>
          </w:p>
          <w:p w14:paraId="3EC20864"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(3)</w:t>
              <w:tab/>
              <w:t>本試驗不在全民健康保險之給付範圍。所有研究有關費用（包括霧化治療用小瓶包裝食鹽水及研究用血液之處理與保存）均由本計畫負擔；您原本因病情需要之常規醫療，仍依一般健保規定辦理。</w:t>
            </w:r>
          </w:p>
          <w:p w14:paraId="34C8C773"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(4)</w:t>
              <w:tab/>
              <w:t>研究過程中，與您的健康或是疾病有關，可能影響您繼續接受臨床試驗意願的任何重大發現，都將即時提供給您。如果您決定退出，醫師會安排您繼續接受醫療照護。如果您決定繼續參加研究，可能需要簽署一份更新版的同意書。</w:t>
            </w:r>
          </w:p>
          <w:p w14:paraId="15985D3F"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(5)</w:t>
              <w:tab/>
              <w:t>若試驗結束後2年內，發現有非預期且直接影響您的安全疑慮，亦將通知您。</w:t>
            </w:r>
          </w:p>
          <w:p w14:paraId="113E04E5"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(6)</w:t>
              <w:tab/>
              <w:t>如果您在研究過程中對試驗工作性質產生疑問，對身為患者之權利有意</w:t>
              <w:lastRenderedPageBreak/>
              <w:t>見或懷疑因參與研究而受害時，可與本院之人體試驗委員會聯絡請求諮詢，其電話號碼為：(02)2875-7384。</w:t>
            </w:r>
          </w:p>
          <w:p w14:paraId="134E71DA"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(7)</w:t>
              <w:tab/>
              <w:t>為進行研究工作，您必須接受主持人張芝榕醫師或潘聖衛、馮嘉毅醫師的照顧。如果您現在或於試驗期間有任何問題或狀況，請不必客氣，可與在臺北榮民總醫院胸腔部的張芝榕醫師聯絡（24小時聯繫電話：0900147191）</w:t>
            </w:r>
          </w:p>
          <w:p w14:paraId="43727590" w14:textId="77777777" w:rsidR="00816C40" w:rsidRDefault="00000000">
            <w:pPr>
              <w:widowControl w:val="0"/>
              <w:spacing w:line="400" w:lineRule="exact"/>
              <w:jc w:val="both"/>
              <w:rPr>
                <w:rFonts w:eastAsia="標楷體" w:cs="Times New Roman"/>
                <w:sz w:val="28"/>
                <w:szCs w:val="28"/>
                <w:lang w:eastAsia="zh-TW"/>
              </w:rPr>
            </w:pPr>
            <w:r>
              <w:rPr>
                <w:rFonts w:eastAsia="標楷體" w:cs="Times New Roman"/>
                <w:sz w:val="28"/>
                <w:szCs w:val="28"/>
                <w:lang w:eastAsia="zh-TW"/>
              </w:rPr>
              <w:t>(8)</w:t>
              <w:tab/>
              <w:t>本同意書一式2份，主持人已將同意書副本交給您，並已完整說明本試驗/研究之性質與目的。計畫主持人或其授權之研究人員已回答您有關試驗/研究的問題。</w:t>
            </w:r>
          </w:p>
        </w:tc>
      </w:tr>
    </w:tbl>
    <w:p w14:paraId="51CBAC7D" w14:textId="77777777" w:rsidR="00816C40" w:rsidRDefault="00000000">
      <w:pPr>
        <w:widowControl w:val="0"/>
        <w:spacing w:before="180" w:line="500" w:lineRule="exact"/>
      </w:pPr>
      <w:r>
        <w:rPr>
          <w:rFonts w:eastAsia="標楷體"/>
          <w:sz w:val="28"/>
          <w:szCs w:val="28"/>
          <w:lang w:eastAsia="zh-TW"/>
        </w:rPr>
        <w:lastRenderedPageBreak/>
        <w:t>16.簽名</w:t>
      </w:r>
    </w:p>
    <w:p w14:paraId="0DA510BA" w14:textId="77777777" w:rsidR="00816C40" w:rsidRDefault="00000000">
      <w:pPr>
        <w:widowControl w:val="0"/>
        <w:numPr>
          <w:ilvl w:val="1"/>
          <w:numId w:val="2"/>
        </w:numPr>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主要主持人、或協同主持人</w:t>
      </w:r>
      <w:r>
        <w:rPr>
          <w:rFonts w:eastAsia="標楷體"/>
          <w:sz w:val="28"/>
          <w:lang w:eastAsia="zh-TW"/>
        </w:rPr>
        <w:t>保證我本人或我的研究團隊中的一位成員（已獲授權進行本步驟的代表），已經對上述人士解釋過本</w:t>
      </w:r>
      <w:r>
        <w:rPr>
          <w:rFonts w:eastAsia="標楷體" w:cs="Times New Roman"/>
          <w:sz w:val="28"/>
          <w:szCs w:val="28"/>
          <w:lang w:eastAsia="zh-TW"/>
        </w:rPr>
        <w:t>計畫</w:t>
      </w:r>
      <w:r>
        <w:rPr>
          <w:rFonts w:eastAsia="標楷體"/>
          <w:sz w:val="28"/>
          <w:lang w:eastAsia="zh-TW"/>
        </w:rPr>
        <w:t>，包括本</w:t>
      </w:r>
      <w:r>
        <w:rPr>
          <w:rFonts w:eastAsia="標楷體" w:cs="Times New Roman"/>
          <w:sz w:val="28"/>
          <w:szCs w:val="28"/>
          <w:lang w:eastAsia="zh-TW"/>
        </w:rPr>
        <w:t>計畫</w:t>
      </w:r>
      <w:r>
        <w:rPr>
          <w:rFonts w:eastAsia="標楷體"/>
          <w:sz w:val="28"/>
          <w:lang w:eastAsia="zh-TW"/>
        </w:rPr>
        <w:t>的目的、程序與參加本</w:t>
      </w:r>
      <w:r>
        <w:rPr>
          <w:rFonts w:eastAsia="標楷體" w:cs="Times New Roman"/>
          <w:sz w:val="28"/>
          <w:szCs w:val="28"/>
          <w:lang w:eastAsia="zh-TW"/>
        </w:rPr>
        <w:t>計畫</w:t>
      </w:r>
      <w:r>
        <w:rPr>
          <w:rFonts w:eastAsia="標楷體"/>
          <w:sz w:val="28"/>
          <w:lang w:eastAsia="zh-TW"/>
        </w:rPr>
        <w:t>可能的相關危險性和效益，以及目前可行的替代治療。所有被受試者提出之疑問，均已予以答覆。</w:t>
      </w:r>
    </w:p>
    <w:p w14:paraId="107F76D5"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 Antiqua" w:eastAsia="標楷體" w:hAnsi="Book Antiqua" w:cs="標楷體"/>
          <w:b/>
          <w:sz w:val="28"/>
          <w:szCs w:val="28"/>
          <w:lang w:eastAsia="zh-TW"/>
        </w:rPr>
        <w:t>主要主持人／共/協同主持人</w:t>
      </w:r>
      <w:r>
        <w:rPr>
          <w:rFonts w:ascii="Bookman Old Style" w:eastAsia="標楷體" w:hAnsi="Bookman Old Style" w:cs="Bookman Old Style"/>
          <w:b/>
          <w:sz w:val="28"/>
          <w:szCs w:val="28"/>
          <w:lang w:eastAsia="zh-TW"/>
        </w:rPr>
        <w:t>：</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04FE72E5" w14:textId="77777777" w:rsidR="00816C40" w:rsidRDefault="00000000">
      <w:pPr>
        <w:spacing w:before="360" w:after="360" w:line="400" w:lineRule="exact"/>
        <w:ind w:left="1080"/>
        <w:rPr>
          <w:rFonts w:ascii="標楷體" w:eastAsia="標楷體" w:hAnsi="標楷體" w:cs="標楷體"/>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308A606F"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 Antiqua" w:eastAsia="標楷體" w:hAnsi="Book Antiqua" w:cs="標楷體"/>
          <w:b/>
          <w:sz w:val="28"/>
          <w:szCs w:val="28"/>
          <w:lang w:eastAsia="zh-TW"/>
        </w:rPr>
        <w:t>在取得同意過程中其他參與解說及討論之研究人員簽名</w:t>
      </w:r>
      <w:r>
        <w:rPr>
          <w:rFonts w:ascii="Bookman Old Style" w:eastAsia="標楷體" w:hAnsi="Bookman Old Style" w:cs="Bookman Old Style"/>
          <w:b/>
          <w:sz w:val="28"/>
          <w:szCs w:val="28"/>
          <w:lang w:eastAsia="zh-TW"/>
        </w:rPr>
        <w:t>：</w:t>
      </w:r>
    </w:p>
    <w:p w14:paraId="47A2405D" w14:textId="77777777" w:rsidR="00816C40" w:rsidRDefault="00000000">
      <w:pPr>
        <w:spacing w:before="360" w:line="400" w:lineRule="exact"/>
        <w:ind w:left="1080"/>
        <w:rPr>
          <w:rFonts w:ascii="標楷體" w:eastAsia="標楷體" w:hAnsi="標楷體" w:cs="標楷體"/>
          <w:sz w:val="28"/>
          <w:szCs w:val="28"/>
          <w:u w:val="single"/>
          <w:lang w:eastAsia="zh-TW"/>
        </w:rPr>
      </w:pP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368C18E9" w14:textId="77777777" w:rsidR="00816C40" w:rsidRDefault="00000000">
      <w:pPr>
        <w:spacing w:before="360" w:after="360" w:line="400" w:lineRule="exact"/>
        <w:ind w:left="1080"/>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37A4766A" w14:textId="77777777" w:rsidR="00816C40" w:rsidRDefault="00000000">
      <w:pPr>
        <w:widowControl w:val="0"/>
        <w:numPr>
          <w:ilvl w:val="1"/>
          <w:numId w:val="2"/>
        </w:numPr>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受試者已詳細瞭解上述研究方法及其所可能產生的危險與利益，有關本試驗計畫的疑問，業經計畫主持人詳細予以解釋。本人同意接受為臨床試驗計畫的自願受試者。</w:t>
      </w:r>
    </w:p>
    <w:p w14:paraId="3B5F9D32"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b/>
          <w:bCs/>
          <w:sz w:val="28"/>
          <w:szCs w:val="28"/>
          <w:lang w:eastAsia="zh-TW"/>
        </w:rPr>
        <w:t>多留取研究用血液（選擇性項目，請擇一勾選）：</w:t>
      </w:r>
    </w:p>
    <w:p w14:paraId="5E1E5517"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t xml:space="preserve">□ 同意於篩選時及第 52 週常規抽血時，各多留取研究用血液 20 CC（共 40 CC），檢驗發炎相關指標。</w:t>
      </w:r>
    </w:p>
    <w:p w14:paraId="4CB32999" w14:textId="77777777" w:rsidR="00816C40" w:rsidRDefault="00000000">
      <w:pPr>
        <w:widowControl w:val="0"/>
        <w:tabs>
          <w:tab w:val="left" w:pos="1047"/>
        </w:tabs>
        <w:snapToGrid w:val="0"/>
        <w:spacing w:before="240" w:after="120" w:line="400" w:lineRule="exact"/>
        <w:ind w:left="1043" w:right="62" w:hanging="686"/>
        <w:rPr>
          <w:rFonts w:ascii="Book Antiqua" w:eastAsia="標楷體" w:hAnsi="Book Antiqua" w:cs="標楷體"/>
          <w:sz w:val="28"/>
          <w:szCs w:val="28"/>
          <w:lang w:eastAsia="zh-TW"/>
        </w:rPr>
      </w:pPr>
      <w:r>
        <w:rPr>
          <w:rFonts w:ascii="Book Antiqua" w:eastAsia="標楷體" w:hAnsi="Book Antiqua" w:cs="標楷體"/>
          <w:sz w:val="28"/>
          <w:szCs w:val="28"/>
          <w:lang w:eastAsia="zh-TW"/>
        </w:rPr>
        <w:lastRenderedPageBreak/>
        <w:t xml:space="preserve">□ 不同意多留取研究用血液（仍可參加本研究，不影響權益）。</w:t>
      </w:r>
    </w:p>
    <w:p w14:paraId="104FAF0C"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 Antiqua" w:eastAsia="標楷體" w:hAnsi="Book Antiqua" w:cs="標楷體"/>
          <w:b/>
          <w:sz w:val="28"/>
          <w:szCs w:val="28"/>
          <w:lang w:eastAsia="zh-TW"/>
        </w:rPr>
        <w:t>受試者</w:t>
      </w:r>
      <w:r>
        <w:rPr>
          <w:rFonts w:ascii="Bookman Old Style" w:eastAsia="標楷體" w:hAnsi="Bookman Old Style" w:cs="Bookman Old Style"/>
          <w:b/>
          <w:sz w:val="28"/>
          <w:szCs w:val="28"/>
          <w:lang w:eastAsia="zh-TW"/>
        </w:rPr>
        <w:t>：</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5BFB1861"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4AE323D8"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註1. 本受試者同意書適用範圍為年滿十八歲以上之成年人，且受試者必須由其本人簽名，並且載明日期始得生效。</w:t>
      </w:r>
    </w:p>
    <w:p w14:paraId="06E2F0CF" w14:textId="77777777" w:rsidR="00816C40" w:rsidRDefault="00000000">
      <w:pPr>
        <w:spacing w:line="400" w:lineRule="exact"/>
        <w:ind w:left="257" w:hanging="617"/>
        <w:rPr>
          <w:rFonts w:eastAsia="標楷體"/>
          <w:lang w:eastAsia="zh-TW"/>
        </w:rPr>
      </w:pPr>
      <w:r>
        <w:rPr>
          <w:rFonts w:eastAsia="標楷體" w:cs="Times New Roman"/>
          <w:lang w:eastAsia="zh-TW"/>
        </w:rPr>
        <w:t xml:space="preserve">註2. </w:t>
      </w:r>
      <w:r>
        <w:rPr>
          <w:rFonts w:eastAsia="標楷體"/>
          <w:lang w:eastAsia="zh-TW"/>
        </w:rPr>
        <w:t>若受試者無法閱讀上述內容，而係經由研究人員口述說明，需有一</w:t>
      </w:r>
      <w:r>
        <w:rPr>
          <w:rFonts w:eastAsia="標楷體" w:cs="Times New Roman"/>
          <w:lang w:eastAsia="zh-TW"/>
        </w:rPr>
        <w:t>名</w:t>
      </w:r>
      <w:r>
        <w:rPr>
          <w:rFonts w:eastAsia="標楷體"/>
          <w:lang w:eastAsia="zh-TW"/>
        </w:rPr>
        <w:t>法定代理人、</w:t>
      </w:r>
      <w:r>
        <w:rPr>
          <w:rFonts w:ascii="標楷體" w:eastAsia="標楷體" w:hAnsi="標楷體" w:cs="標楷體"/>
          <w:lang w:eastAsia="zh-TW"/>
        </w:rPr>
        <w:t>監護人/輔助人或有同意權人</w:t>
      </w:r>
      <w:r>
        <w:rPr>
          <w:rFonts w:eastAsia="標楷體"/>
          <w:lang w:eastAsia="zh-TW"/>
        </w:rPr>
        <w:t>在場</w:t>
      </w:r>
      <w:r>
        <w:rPr>
          <w:rFonts w:eastAsia="標楷體" w:cs="Times New Roman"/>
          <w:lang w:eastAsia="zh-TW"/>
        </w:rPr>
        <w:t>。</w:t>
      </w:r>
    </w:p>
    <w:p w14:paraId="4B3CF8C9"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註3. 非經人體試驗委員會同意任用之試驗/研究相關人員(含計畫主持人、共/協同主持人、其他相關人員)，不得參與解說及討論。</w:t>
      </w:r>
    </w:p>
    <w:p w14:paraId="7D210AB6" w14:textId="77777777" w:rsidR="00816C40" w:rsidRDefault="00000000">
      <w:pPr>
        <w:spacing w:before="360" w:line="400" w:lineRule="exact"/>
        <w:ind w:left="1080"/>
        <w:rPr>
          <w:rFonts w:eastAsia="標楷體" w:cs="Times New Roman"/>
          <w:b/>
          <w:sz w:val="28"/>
          <w:szCs w:val="28"/>
          <w:lang w:eastAsia="zh-TW"/>
        </w:rPr>
      </w:pPr>
      <w:r>
        <w:rPr>
          <w:rFonts w:ascii="Book Antiqua" w:eastAsia="標楷體" w:hAnsi="Book Antiqua" w:cs="標楷體"/>
          <w:b/>
          <w:sz w:val="28"/>
          <w:szCs w:val="28"/>
          <w:lang w:eastAsia="zh-TW"/>
        </w:rPr>
        <w:t>法定代</w:t>
      </w:r>
      <w:r>
        <w:rPr>
          <w:rFonts w:eastAsia="標楷體" w:cs="Times New Roman"/>
          <w:b/>
          <w:sz w:val="28"/>
          <w:szCs w:val="28"/>
          <w:lang w:eastAsia="zh-TW"/>
        </w:rPr>
        <w:t>理人</w:t>
      </w:r>
      <w:r>
        <w:rPr>
          <w:rFonts w:ascii="標楷體" w:eastAsia="標楷體" w:hAnsi="標楷體" w:cs="標楷體"/>
          <w:b/>
          <w:sz w:val="28"/>
          <w:szCs w:val="28"/>
          <w:lang w:eastAsia="zh-TW"/>
        </w:rPr>
        <w:t>/監護人/輔助人/有同意權人</w:t>
      </w:r>
      <w:r>
        <w:rPr>
          <w:rFonts w:eastAsia="標楷體" w:cs="Times New Roman"/>
          <w:b/>
          <w:sz w:val="28"/>
          <w:szCs w:val="28"/>
          <w:lang w:eastAsia="zh-TW"/>
        </w:rPr>
        <w:t>：</w:t>
      </w:r>
    </w:p>
    <w:p w14:paraId="77A4E432" w14:textId="77777777" w:rsidR="00816C40" w:rsidRDefault="00000000">
      <w:pPr>
        <w:spacing w:before="360" w:line="400" w:lineRule="exact"/>
        <w:ind w:left="1080"/>
        <w:rPr>
          <w:rFonts w:eastAsia="標楷體" w:cs="Times New Roman"/>
          <w:sz w:val="28"/>
          <w:szCs w:val="28"/>
          <w:u w:val="single"/>
          <w:lang w:eastAsia="zh-TW"/>
        </w:rPr>
      </w:pPr>
      <w:r>
        <w:rPr>
          <w:rFonts w:eastAsia="Times New Roman" w:cs="Times New Roman"/>
          <w:sz w:val="28"/>
          <w:szCs w:val="28"/>
          <w:u w:val="single"/>
          <w:lang w:eastAsia="zh-TW"/>
        </w:rPr>
        <w:t xml:space="preserve">                               </w:t>
      </w:r>
      <w:r>
        <w:rPr>
          <w:rFonts w:eastAsia="標楷體" w:cs="Times New Roman"/>
          <w:sz w:val="28"/>
          <w:szCs w:val="28"/>
          <w:u w:val="single"/>
          <w:lang w:eastAsia="zh-TW"/>
        </w:rPr>
        <w:t>(簽名)</w:t>
      </w:r>
    </w:p>
    <w:p w14:paraId="0BD34A94" w14:textId="77777777" w:rsidR="00816C40" w:rsidRDefault="00000000">
      <w:pPr>
        <w:spacing w:before="360" w:line="400" w:lineRule="exact"/>
        <w:ind w:left="1080"/>
        <w:rPr>
          <w:rFonts w:eastAsia="標楷體" w:cs="Times New Roman"/>
          <w:b/>
          <w:sz w:val="28"/>
          <w:szCs w:val="28"/>
          <w:lang w:eastAsia="zh-TW"/>
        </w:rPr>
      </w:pPr>
      <w:r>
        <w:rPr>
          <w:rFonts w:ascii="Bookman Old Style" w:eastAsia="標楷體" w:hAnsi="Bookman Old Style" w:cs="Bookman Old Style"/>
          <w:b/>
          <w:sz w:val="28"/>
          <w:szCs w:val="28"/>
          <w:lang w:eastAsia="zh-TW"/>
        </w:rPr>
        <w:t>與受試者之</w:t>
      </w:r>
      <w:r>
        <w:rPr>
          <w:rFonts w:eastAsia="標楷體" w:cs="Times New Roman"/>
          <w:b/>
          <w:sz w:val="28"/>
          <w:szCs w:val="28"/>
          <w:lang w:eastAsia="zh-TW"/>
        </w:rPr>
        <w:t>關係：</w:t>
      </w:r>
      <w:r>
        <w:rPr>
          <w:rFonts w:eastAsia="Times New Roman" w:cs="Times New Roman"/>
          <w:sz w:val="28"/>
          <w:szCs w:val="28"/>
          <w:u w:val="single"/>
          <w:lang w:eastAsia="zh-TW"/>
        </w:rPr>
        <w:t xml:space="preserve">                   </w:t>
      </w:r>
    </w:p>
    <w:p w14:paraId="43E0BF58" w14:textId="77777777" w:rsidR="00816C40" w:rsidRDefault="00000000">
      <w:pPr>
        <w:spacing w:before="360" w:line="400" w:lineRule="exact"/>
        <w:ind w:left="1080"/>
        <w:rPr>
          <w:rFonts w:eastAsia="標楷體" w:cs="Times New Roman"/>
          <w:sz w:val="28"/>
          <w:szCs w:val="28"/>
          <w:u w:val="single"/>
          <w:lang w:eastAsia="zh-TW"/>
        </w:rPr>
      </w:pPr>
      <w:r>
        <w:rPr>
          <w:rFonts w:eastAsia="標楷體" w:cs="Times New Roman"/>
          <w:sz w:val="28"/>
          <w:szCs w:val="28"/>
          <w:lang w:eastAsia="zh-TW"/>
        </w:rPr>
        <w:t>日期：</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年　</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月　</w:t>
      </w:r>
      <w:r>
        <w:rPr>
          <w:rFonts w:eastAsia="Times New Roman" w:cs="Times New Roman"/>
          <w:sz w:val="28"/>
          <w:szCs w:val="28"/>
          <w:u w:val="single"/>
          <w:lang w:eastAsia="zh-TW"/>
        </w:rPr>
        <w:t xml:space="preserve"> </w:t>
      </w:r>
      <w:r>
        <w:rPr>
          <w:rFonts w:eastAsia="標楷體" w:cs="Times New Roman"/>
          <w:sz w:val="28"/>
          <w:szCs w:val="28"/>
          <w:u w:val="single"/>
          <w:lang w:eastAsia="zh-TW"/>
        </w:rPr>
        <w:t xml:space="preserve">　日(請務必填寫)</w:t>
      </w:r>
    </w:p>
    <w:p w14:paraId="201979EC" w14:textId="77777777" w:rsidR="00816C40" w:rsidRDefault="00000000">
      <w:pPr>
        <w:spacing w:line="400" w:lineRule="exact"/>
        <w:ind w:left="257" w:hanging="617"/>
        <w:rPr>
          <w:rFonts w:ascii="標楷體" w:eastAsia="標楷體" w:hAnsi="標楷體" w:cs="標楷體"/>
          <w:sz w:val="28"/>
          <w:szCs w:val="28"/>
          <w:u w:val="single"/>
          <w:lang w:eastAsia="zh-TW"/>
        </w:rPr>
      </w:pPr>
      <w:r>
        <w:rPr>
          <w:rFonts w:eastAsia="標楷體" w:cs="Times New Roman"/>
          <w:lang w:eastAsia="zh-TW"/>
        </w:rPr>
        <w:t xml:space="preserve">註4. 未滿十八歲之受試者或受法律之監護宣告者，須由法定代理人簽名始生效。</w:t>
      </w:r>
    </w:p>
    <w:p w14:paraId="0C671C3E" w14:textId="77777777" w:rsidR="00816C40" w:rsidRDefault="00000000">
      <w:pPr>
        <w:spacing w:line="400" w:lineRule="exact"/>
        <w:ind w:left="257" w:hanging="617"/>
      </w:pPr>
      <w:r>
        <w:rPr>
          <w:rFonts w:eastAsia="標楷體" w:cs="Times New Roman"/>
          <w:lang w:eastAsia="zh-TW"/>
        </w:rPr>
        <w:t xml:space="preserve">註5. 受試者為無行為能力(未滿七歲之未成年人者或受監護宣告之人)，由法定代理人為之；受監護宣告之人，由監護人擔任其法定代理人。</w:t>
      </w:r>
    </w:p>
    <w:p w14:paraId="6AB33144"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註6. 受試者為限制行為能力者(七歲以上之未成年人)，應得其本人及法定代理人之同意。</w:t>
      </w:r>
    </w:p>
    <w:p w14:paraId="7775E720"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註7. 年滿七歲以上未滿十二歲的受試者：須另加一份贊同同意書，請用圖案表示或注音，取得其贊同。</w:t>
      </w:r>
    </w:p>
    <w:p w14:paraId="0130A646" w14:textId="77777777" w:rsidR="00816C40" w:rsidRDefault="00000000">
      <w:pPr>
        <w:spacing w:line="400" w:lineRule="exact"/>
        <w:ind w:left="257" w:hanging="617"/>
        <w:rPr>
          <w:rFonts w:eastAsia="標楷體" w:cs="Times New Roman"/>
          <w:lang w:eastAsia="zh-TW"/>
        </w:rPr>
      </w:pPr>
      <w:r>
        <w:rPr>
          <w:rFonts w:eastAsia="標楷體" w:cs="Times New Roman"/>
          <w:lang w:eastAsia="zh-TW"/>
        </w:rPr>
        <w:t xml:space="preserve">註8. 受試者因精神障礙或其他心智缺陷，致其為意思表示或受意思表示，或辨識其意思表示效果之能力，顯有不足，而受法院之輔助宣告者，</w:t>
      </w:r>
      <w:r>
        <w:rPr>
          <w:rFonts w:ascii="標楷體" w:eastAsia="標楷體" w:hAnsi="標楷體" w:cs="標楷體"/>
          <w:lang w:eastAsia="zh-TW"/>
        </w:rPr>
        <w:t>應得其本人及法定代理人或輔助人之同意</w:t>
      </w:r>
      <w:r>
        <w:rPr>
          <w:rFonts w:eastAsia="標楷體" w:cs="Times New Roman"/>
          <w:lang w:eastAsia="zh-TW"/>
        </w:rPr>
        <w:t>。</w:t>
      </w:r>
    </w:p>
    <w:p w14:paraId="4267716B" w14:textId="77777777" w:rsidR="00816C40" w:rsidRDefault="00000000">
      <w:pPr>
        <w:spacing w:line="400" w:lineRule="exact"/>
        <w:ind w:left="257" w:hanging="617"/>
        <w:rPr>
          <w:rFonts w:ascii="標楷體" w:eastAsia="標楷體" w:hAnsi="標楷體" w:cs="標楷體"/>
          <w:lang w:eastAsia="zh-TW"/>
        </w:rPr>
      </w:pPr>
      <w:r>
        <w:rPr>
          <w:rFonts w:eastAsia="標楷體" w:cs="Times New Roman"/>
          <w:lang w:eastAsia="zh-TW"/>
        </w:rPr>
        <w:t xml:space="preserve">註9. 受試者雖非無行為能力或限制行為能力者，但因意識混亂或有精神與智能障礙等，而無法進行有效溝通和判斷時，由有同意權之人為之。前項有同意權人為配偶及同居之親屬。其順序如下，一、配偶。二、成年子女。三、父母。四、兄弟姊妹。五、祖父母。</w:t>
      </w:r>
      <w:r>
        <w:rPr>
          <w:rFonts w:ascii="標楷體" w:eastAsia="標楷體" w:hAnsi="標楷體" w:cs="標楷體"/>
          <w:lang w:eastAsia="zh-TW"/>
        </w:rPr>
        <w:t>依前項關係人所為之書面同意，其書面同意，得以一人行之；關係人意思表示不一致時，依前項各款先後定其順序。前項同一順序</w:t>
        <w:lastRenderedPageBreak/>
        <w:t>之人，以親等近者為先，親等同者，以同居親屬為先，無同居親屬者，以年長者為先。</w:t>
      </w:r>
    </w:p>
    <w:p w14:paraId="1576F33C" w14:textId="77777777" w:rsidR="00816C40" w:rsidRDefault="00000000">
      <w:pPr>
        <w:spacing w:line="400" w:lineRule="exact"/>
        <w:ind w:left="257" w:hanging="617"/>
      </w:pPr>
      <w:r>
        <w:rPr>
          <w:rFonts w:eastAsia="標楷體" w:cs="Times New Roman"/>
          <w:lang w:eastAsia="zh-TW"/>
        </w:rPr>
        <w:t>註10.</w:t>
      </w:r>
      <w:r>
        <w:rPr>
          <w:rFonts w:ascii="標楷體" w:eastAsia="標楷體" w:hAnsi="標楷體" w:cs="標楷體"/>
          <w:lang w:eastAsia="zh-TW"/>
        </w:rPr>
        <w:t>如因事實需要，受試者或其法定代理人（暫時）無法簽署本同意書而需由他人以有同意權人身分代簽。請簽名並指出與受試者的關係。</w:t>
      </w:r>
    </w:p>
    <w:p w14:paraId="0F5E102E" w14:textId="77777777" w:rsidR="00816C40" w:rsidRDefault="00000000">
      <w:pPr>
        <w:widowControl w:val="0"/>
        <w:numPr>
          <w:ilvl w:val="1"/>
          <w:numId w:val="2"/>
        </w:numPr>
        <w:tabs>
          <w:tab w:val="left" w:pos="1047"/>
        </w:tabs>
        <w:snapToGrid w:val="0"/>
        <w:spacing w:before="240" w:after="120" w:line="400" w:lineRule="exact"/>
        <w:ind w:left="1043" w:right="62" w:hanging="686"/>
        <w:jc w:val="both"/>
        <w:rPr>
          <w:rFonts w:eastAsia="標楷體" w:cs="Times New Roman"/>
          <w:sz w:val="28"/>
          <w:szCs w:val="28"/>
          <w:lang w:eastAsia="zh-TW"/>
        </w:rPr>
      </w:pPr>
      <w:r>
        <w:rPr>
          <w:rFonts w:ascii="標楷體" w:eastAsia="標楷體" w:hAnsi="標楷體" w:cs="標楷體"/>
          <w:sz w:val="28"/>
          <w:szCs w:val="28"/>
          <w:lang w:eastAsia="zh-TW"/>
        </w:rPr>
        <w:t>受試者、法定代理人、監護人/輔助人或有同意權之人皆無法閱讀時，應由見證人在場參與所有有關受試者同意之討論。並確定受試者、法定代理人、監護人/輔助人或有同意權之人之同意完全出於其自由意願後，應於受試者同意書簽名並載明日期。</w:t>
      </w:r>
    </w:p>
    <w:p w14:paraId="269F5DD9" w14:textId="77777777" w:rsidR="00816C40" w:rsidRDefault="00000000">
      <w:pPr>
        <w:spacing w:line="500" w:lineRule="exact"/>
        <w:ind w:left="1080"/>
      </w:pPr>
      <w:r>
        <w:rPr>
          <w:rFonts w:ascii="Bookman Old Style" w:eastAsia="標楷體" w:hAnsi="Bookman Old Style" w:cs="Bookman Old Style"/>
          <w:b/>
          <w:sz w:val="28"/>
          <w:szCs w:val="28"/>
          <w:lang w:eastAsia="zh-TW"/>
        </w:rPr>
        <w:t>茲證明主要主持人、或協同主持人已完整地向受試者或其法定代理人</w:t>
      </w:r>
      <w:r>
        <w:rPr>
          <w:rFonts w:ascii="標楷體" w:eastAsia="標楷體" w:hAnsi="標楷體" w:cs="標楷體"/>
          <w:b/>
          <w:sz w:val="28"/>
          <w:szCs w:val="28"/>
          <w:lang w:eastAsia="zh-TW"/>
        </w:rPr>
        <w:t>、監護人/輔助人或有同意權之人</w:t>
      </w:r>
      <w:r>
        <w:rPr>
          <w:rFonts w:ascii="Bookman Old Style" w:eastAsia="標楷體" w:hAnsi="Bookman Old Style" w:cs="Bookman Old Style"/>
          <w:b/>
          <w:sz w:val="28"/>
          <w:szCs w:val="28"/>
          <w:lang w:eastAsia="zh-TW"/>
        </w:rPr>
        <w:t>解釋本試驗的內容。</w:t>
      </w:r>
    </w:p>
    <w:p w14:paraId="4AE01CF5" w14:textId="77777777" w:rsidR="00816C40" w:rsidRDefault="00000000">
      <w:pPr>
        <w:spacing w:before="360" w:line="400" w:lineRule="exact"/>
        <w:ind w:left="1080"/>
        <w:rPr>
          <w:rFonts w:ascii="標楷體" w:eastAsia="標楷體" w:hAnsi="標楷體" w:cs="標楷體"/>
          <w:sz w:val="28"/>
          <w:szCs w:val="28"/>
          <w:u w:val="single"/>
          <w:lang w:eastAsia="zh-TW"/>
        </w:rPr>
      </w:pPr>
      <w:r>
        <w:rPr>
          <w:rFonts w:ascii="標楷體" w:eastAsia="標楷體" w:hAnsi="標楷體" w:cs="標楷體"/>
          <w:b/>
          <w:sz w:val="28"/>
          <w:szCs w:val="28"/>
          <w:lang w:eastAsia="zh-TW"/>
        </w:rPr>
        <w:t>見證人1：</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12C3B5A7"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標楷體" w:eastAsia="標楷體" w:hAnsi="標楷體" w:cs="標楷體"/>
          <w:b/>
          <w:sz w:val="28"/>
          <w:szCs w:val="28"/>
          <w:lang w:eastAsia="zh-TW"/>
        </w:rPr>
        <w:t>見證人1身分：</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791C888D"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身分證字號：</w:t>
      </w:r>
      <w:r>
        <w:rPr>
          <w:rFonts w:ascii="Bookman Old Style" w:eastAsia="Bookman Old Style" w:hAnsi="Bookman Old Style" w:cs="Bookman Old Style"/>
          <w:sz w:val="28"/>
          <w:szCs w:val="28"/>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Bookman Old Style" w:hAnsi="Bookman Old Style" w:cs="Bookman Old Style"/>
          <w:sz w:val="28"/>
          <w:szCs w:val="28"/>
          <w:lang w:eastAsia="zh-TW"/>
        </w:rPr>
        <w:t xml:space="preserve">  </w:t>
      </w:r>
    </w:p>
    <w:p w14:paraId="56AF94F6" w14:textId="77777777" w:rsidR="00816C40" w:rsidRDefault="00000000">
      <w:pPr>
        <w:spacing w:before="100" w:after="280" w:line="400" w:lineRule="exact"/>
        <w:ind w:left="1080"/>
        <w:jc w:val="both"/>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28F2986E"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聯絡電話：</w:t>
      </w:r>
      <w:r>
        <w:rPr>
          <w:rFonts w:ascii="Bookman Old Style" w:eastAsia="Bookman Old Style" w:hAnsi="Bookman Old Style" w:cs="Bookman Old Style"/>
          <w:sz w:val="28"/>
          <w:szCs w:val="28"/>
          <w:u w:val="single"/>
          <w:lang w:eastAsia="zh-TW"/>
        </w:rPr>
        <w:t xml:space="preserve">                 </w:t>
      </w:r>
    </w:p>
    <w:p w14:paraId="7DCE7F7C" w14:textId="77777777" w:rsidR="00816C40" w:rsidRDefault="00000000">
      <w:pPr>
        <w:spacing w:before="10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通訊地址：</w:t>
      </w:r>
      <w:r>
        <w:rPr>
          <w:rFonts w:ascii="Bookman Old Style" w:eastAsia="Bookman Old Style" w:hAnsi="Bookman Old Style" w:cs="Bookman Old Style"/>
          <w:sz w:val="28"/>
          <w:szCs w:val="28"/>
          <w:u w:val="single"/>
          <w:lang w:eastAsia="zh-TW"/>
        </w:rPr>
        <w:t xml:space="preserve">                                         </w:t>
      </w:r>
    </w:p>
    <w:p w14:paraId="75FDBBD8" w14:textId="77777777" w:rsidR="00816C40" w:rsidRDefault="00000000">
      <w:pPr>
        <w:spacing w:before="360" w:line="400" w:lineRule="exact"/>
        <w:ind w:left="1080"/>
      </w:pPr>
      <w:r>
        <w:rPr>
          <w:rFonts w:ascii="標楷體" w:eastAsia="標楷體" w:hAnsi="標楷體" w:cs="標楷體"/>
          <w:b/>
          <w:sz w:val="28"/>
          <w:szCs w:val="28"/>
          <w:lang w:eastAsia="zh-TW"/>
        </w:rPr>
        <w:t>見證人2：</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221C3ACB" w14:textId="77777777" w:rsidR="00816C40" w:rsidRDefault="00000000">
      <w:pPr>
        <w:spacing w:before="360" w:line="400" w:lineRule="exact"/>
        <w:ind w:left="1080"/>
        <w:rPr>
          <w:rFonts w:ascii="Bookman Old Style" w:eastAsia="標楷體" w:hAnsi="Bookman Old Style" w:cs="Bookman Old Style"/>
          <w:b/>
          <w:sz w:val="28"/>
          <w:szCs w:val="28"/>
          <w:lang w:eastAsia="zh-TW"/>
        </w:rPr>
      </w:pPr>
      <w:r>
        <w:rPr>
          <w:rFonts w:ascii="標楷體" w:eastAsia="標楷體" w:hAnsi="標楷體" w:cs="標楷體"/>
          <w:b/>
          <w:sz w:val="28"/>
          <w:szCs w:val="28"/>
          <w:lang w:eastAsia="zh-TW"/>
        </w:rPr>
        <w:t>見證人2身分：</w:t>
      </w:r>
      <w:r>
        <w:rPr>
          <w:rFonts w:ascii="Bookman Old Style" w:eastAsia="Bookman Old Style" w:hAnsi="Bookman Old Style" w:cs="Bookman Old Style"/>
          <w:sz w:val="28"/>
          <w:szCs w:val="28"/>
          <w:u w:val="single"/>
          <w:lang w:eastAsia="zh-TW"/>
        </w:rPr>
        <w:t xml:space="preserve">                  </w:t>
      </w:r>
      <w:r>
        <w:rPr>
          <w:rFonts w:ascii="標楷體" w:eastAsia="標楷體" w:hAnsi="標楷體" w:cs="標楷體"/>
          <w:sz w:val="28"/>
          <w:szCs w:val="28"/>
          <w:u w:val="single"/>
          <w:lang w:eastAsia="zh-TW"/>
        </w:rPr>
        <w:t>(簽名)</w:t>
      </w:r>
    </w:p>
    <w:p w14:paraId="300831D3" w14:textId="77777777" w:rsidR="00816C40" w:rsidRDefault="00000000">
      <w:pPr>
        <w:spacing w:before="360" w:line="400" w:lineRule="exact"/>
        <w:ind w:left="1080"/>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身分證字號：</w:t>
      </w:r>
      <w:r>
        <w:rPr>
          <w:rFonts w:ascii="Bookman Old Style" w:eastAsia="Bookman Old Style" w:hAnsi="Bookman Old Style" w:cs="Bookman Old Style"/>
          <w:sz w:val="28"/>
          <w:szCs w:val="28"/>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Bookman Old Style" w:hAnsi="Bookman Old Style" w:cs="Bookman Old Style"/>
          <w:sz w:val="28"/>
          <w:szCs w:val="28"/>
          <w:lang w:eastAsia="zh-TW"/>
        </w:rPr>
        <w:t xml:space="preserve">  </w:t>
      </w:r>
    </w:p>
    <w:p w14:paraId="456C2858" w14:textId="77777777" w:rsidR="00816C40" w:rsidRDefault="00000000">
      <w:pPr>
        <w:spacing w:before="100" w:after="280" w:line="400" w:lineRule="exact"/>
        <w:ind w:left="1080"/>
        <w:jc w:val="both"/>
        <w:rPr>
          <w:rFonts w:ascii="Bookman Old Style" w:eastAsia="標楷體" w:hAnsi="Bookman Old Style" w:cs="Bookman Old Style"/>
          <w:sz w:val="28"/>
          <w:szCs w:val="28"/>
          <w:u w:val="single"/>
          <w:lang w:eastAsia="zh-TW"/>
        </w:rPr>
      </w:pPr>
      <w:r>
        <w:rPr>
          <w:rFonts w:ascii="Bookman Old Style" w:eastAsia="標楷體" w:hAnsi="Bookman Old Style" w:cs="Bookman Old Style"/>
          <w:sz w:val="28"/>
          <w:szCs w:val="28"/>
          <w:lang w:eastAsia="zh-TW"/>
        </w:rPr>
        <w:t>日期：</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年</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月　</w:t>
      </w:r>
      <w:r>
        <w:rPr>
          <w:rFonts w:ascii="Bookman Old Style" w:eastAsia="Bookman Old Style" w:hAnsi="Bookman Old Style" w:cs="Bookman Old Style"/>
          <w:sz w:val="28"/>
          <w:szCs w:val="28"/>
          <w:u w:val="single"/>
          <w:lang w:eastAsia="zh-TW"/>
        </w:rPr>
        <w:t xml:space="preserve"> </w:t>
      </w:r>
      <w:r>
        <w:rPr>
          <w:rFonts w:ascii="Bookman Old Style" w:eastAsia="標楷體" w:hAnsi="Bookman Old Style" w:cs="Bookman Old Style"/>
          <w:sz w:val="28"/>
          <w:szCs w:val="28"/>
          <w:u w:val="single"/>
          <w:lang w:eastAsia="zh-TW"/>
        </w:rPr>
        <w:t xml:space="preserve">　日</w:t>
      </w:r>
      <w:r>
        <w:rPr>
          <w:rFonts w:ascii="標楷體" w:eastAsia="標楷體" w:hAnsi="標楷體" w:cs="標楷體"/>
          <w:sz w:val="28"/>
          <w:szCs w:val="28"/>
          <w:u w:val="single"/>
          <w:lang w:eastAsia="zh-TW"/>
        </w:rPr>
        <w:t>(請務必填寫)</w:t>
      </w:r>
    </w:p>
    <w:p w14:paraId="615496C0"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聯絡電話：</w:t>
      </w:r>
      <w:r>
        <w:rPr>
          <w:rFonts w:ascii="Bookman Old Style" w:eastAsia="Bookman Old Style" w:hAnsi="Bookman Old Style" w:cs="Bookman Old Style"/>
          <w:sz w:val="28"/>
          <w:szCs w:val="28"/>
          <w:u w:val="single"/>
          <w:lang w:eastAsia="zh-TW"/>
        </w:rPr>
        <w:t xml:space="preserve">                 </w:t>
      </w:r>
    </w:p>
    <w:p w14:paraId="05283B57" w14:textId="77777777" w:rsidR="00816C40" w:rsidRDefault="00000000">
      <w:pPr>
        <w:spacing w:before="100" w:line="400" w:lineRule="exact"/>
        <w:ind w:left="1080"/>
        <w:rPr>
          <w:rFonts w:ascii="Bookman Old Style" w:eastAsia="標楷體" w:hAnsi="Bookman Old Style" w:cs="Bookman Old Style"/>
          <w:sz w:val="28"/>
          <w:szCs w:val="28"/>
          <w:lang w:eastAsia="zh-TW"/>
        </w:rPr>
      </w:pPr>
      <w:r>
        <w:rPr>
          <w:rFonts w:ascii="Bookman Old Style" w:eastAsia="標楷體" w:hAnsi="Bookman Old Style" w:cs="Bookman Old Style"/>
          <w:sz w:val="28"/>
          <w:szCs w:val="28"/>
          <w:lang w:eastAsia="zh-TW"/>
        </w:rPr>
        <w:t>通訊地址：</w:t>
      </w:r>
      <w:r>
        <w:rPr>
          <w:rFonts w:ascii="Bookman Old Style" w:eastAsia="Bookman Old Style" w:hAnsi="Bookman Old Style" w:cs="Bookman Old Style"/>
          <w:sz w:val="28"/>
          <w:szCs w:val="28"/>
          <w:u w:val="single"/>
          <w:lang w:eastAsia="zh-TW"/>
        </w:rPr>
        <w:t xml:space="preserve">                                         </w:t>
      </w:r>
    </w:p>
    <w:p w14:paraId="7379282F" w14:textId="77777777" w:rsidR="00816C40" w:rsidRDefault="00000000">
      <w:pPr>
        <w:spacing w:line="400" w:lineRule="exact"/>
        <w:ind w:left="257" w:hanging="617"/>
      </w:pPr>
      <w:r>
        <w:rPr>
          <w:rFonts w:eastAsia="標楷體" w:cs="Times New Roman"/>
          <w:lang w:eastAsia="zh-TW"/>
        </w:rPr>
        <w:t>註11.研究/試驗相關人員不得為見證人。</w:t>
      </w:r>
    </w:p>
    <w:p w14:paraId="0A077A08" w14:textId="77777777" w:rsidR="00816C40" w:rsidRDefault="00000000">
      <w:pPr>
        <w:spacing w:line="400" w:lineRule="exact"/>
        <w:ind w:left="257" w:hanging="617"/>
      </w:pPr>
      <w:r>
        <w:rPr>
          <w:rFonts w:eastAsia="標楷體" w:cs="Times New Roman"/>
          <w:lang w:eastAsia="zh-TW"/>
        </w:rPr>
        <w:lastRenderedPageBreak/>
        <w:t>註12.若意識清楚，但無法親自簽具者且無親屬或關係人在場，得以按指印代替簽名，惟應有二名見證人。</w:t>
      </w:r>
    </w:p>
    <w:sectPr w:rsidR="00816C40">
      <w:headerReference w:type="default" r:id="rId7"/>
      <w:footerReference w:type="default" r:id="rId8"/>
      <w:footerReference w:type="first" r:id="rId9"/>
      <w:pgSz w:w="11906" w:h="16838"/>
      <w:pgMar w:top="1134" w:right="1701" w:bottom="1134" w:left="1701" w:header="851" w:footer="992" w:gutter="0"/>
      <w:pgNumType w:start="1"/>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7AE4" w14:textId="77777777" w:rsidR="001D748C" w:rsidRDefault="001D748C">
      <w:r>
        <w:separator/>
      </w:r>
    </w:p>
  </w:endnote>
  <w:endnote w:type="continuationSeparator" w:id="0">
    <w:p w14:paraId="46EB3473" w14:textId="77777777" w:rsidR="001D748C" w:rsidRDefault="001D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FreeSans">
    <w:panose1 w:val="00000000000000000000"/>
    <w:charset w:val="00"/>
    <w:family w:val="roman"/>
    <w:notTrueType/>
    <w:pitch w:val="default"/>
  </w:font>
  <w:font w:name="新細明體;PMingLiU">
    <w:altName w:val="新細明體"/>
    <w:panose1 w:val="00000000000000000000"/>
    <w:charset w:val="88"/>
    <w:family w:val="roman"/>
    <w:notTrueType/>
    <w:pitch w:val="default"/>
  </w:font>
  <w:font w:name="Angsana New">
    <w:panose1 w:val="02020603050405020304"/>
    <w:charset w:val="DE"/>
    <w:family w:val="roman"/>
    <w:pitch w:val="variable"/>
    <w:sig w:usb0="81000003" w:usb1="00000000" w:usb2="00000000" w:usb3="00000000" w:csb0="00010001" w:csb1="00000000"/>
  </w:font>
  <w:font w:name="Liberation Sans">
    <w:altName w:val="Arial"/>
    <w:charset w:val="00"/>
    <w:family w:val="swiss"/>
    <w:pitch w:val="variable"/>
  </w:font>
  <w:font w:name="WenQuanYi Zen Hei">
    <w:panose1 w:val="00000000000000000000"/>
    <w:charset w:val="00"/>
    <w:family w:val="roman"/>
    <w:notTrueType/>
    <w:pitch w:val="default"/>
  </w:font>
  <w:font w:name="細明體;MingLiU">
    <w:panose1 w:val="00000000000000000000"/>
    <w:charset w:val="88"/>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Book Antiqua">
    <w:panose1 w:val="02040602050305030304"/>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5A81" w14:textId="77777777" w:rsidR="00816C40" w:rsidRDefault="00000000">
    <w:pPr>
      <w:pStyle w:val="ab"/>
      <w:spacing w:after="120"/>
      <w:jc w:val="both"/>
      <w:rPr>
        <w:rFonts w:eastAsia="標楷體" w:cs="Times New Roman"/>
        <w:color w:val="FF0000"/>
        <w:lang w:eastAsia="zh-TW"/>
      </w:rPr>
    </w:pPr>
    <w:r>
      <w:rPr>
        <w:rFonts w:eastAsia="標楷體" w:cs="Times New Roman"/>
        <w:color w:val="FF0000"/>
      </w:rPr>
      <w:t>版本日期：【版本</w:t>
    </w:r>
    <w:r>
      <w:rPr>
        <w:rFonts w:eastAsia="標楷體" w:cs="Times New Roman"/>
        <w:color w:val="FF0000"/>
      </w:rPr>
      <w:t>1</w:t>
    </w:r>
    <w:r>
      <w:rPr>
        <w:rFonts w:eastAsia="標楷體" w:cs="Times New Roman"/>
        <w:color w:val="FF0000"/>
      </w:rPr>
      <w:t>，日期：</w:t>
    </w:r>
    <w:r>
      <w:rPr>
        <w:rFonts w:eastAsia="標楷體" w:cs="Times New Roman"/>
        <w:color w:val="FF0000"/>
      </w:rPr>
      <w:t>2026/9/28</w:t>
    </w:r>
    <w:r>
      <w:rPr>
        <w:rFonts w:eastAsia="標楷體" w:cs="Times New Roman"/>
        <w:color w:val="FF0000"/>
      </w:rPr>
      <w:t>】</w:t>
    </w:r>
  </w:p>
  <w:p w14:paraId="0833DDEF" w14:textId="77777777" w:rsidR="00816C40" w:rsidRDefault="00000000">
    <w:pPr>
      <w:jc w:val="center"/>
      <w:rPr>
        <w:rFonts w:eastAsia="標楷體" w:cs="Times New Roman"/>
        <w:lang w:eastAsia="zh-TW"/>
      </w:rPr>
    </w:pPr>
    <w:r>
      <w:rPr>
        <w:rFonts w:eastAsia="標楷體" w:cs="Times New Roman"/>
        <w:lang w:eastAsia="zh-TW"/>
      </w:rPr>
      <w:t>第</w:t>
    </w:r>
    <w:r>
      <w:rPr>
        <w:rFonts w:eastAsia="標楷體" w:cs="Times New Roman"/>
        <w:lang w:eastAsia="zh-TW"/>
      </w:rPr>
      <w:fldChar w:fldCharType="begin"/>
    </w:r>
    <w:r>
      <w:rPr>
        <w:rFonts w:eastAsia="標楷體" w:cs="Times New Roman"/>
        <w:lang w:eastAsia="zh-TW"/>
      </w:rPr>
      <w:instrText xml:space="preserve"> PAGE </w:instrText>
    </w:r>
    <w:r>
      <w:rPr>
        <w:rFonts w:eastAsia="標楷體" w:cs="Times New Roman"/>
        <w:lang w:eastAsia="zh-TW"/>
      </w:rPr>
      <w:fldChar w:fldCharType="separate"/>
    </w:r>
    <w:r>
      <w:rPr>
        <w:rFonts w:eastAsia="標楷體" w:cs="Times New Roman"/>
        <w:lang w:eastAsia="zh-TW"/>
      </w:rPr>
      <w:t>9</w:t>
    </w:r>
    <w:r>
      <w:rPr>
        <w:rFonts w:eastAsia="標楷體" w:cs="Times New Roman"/>
        <w:lang w:eastAsia="zh-TW"/>
      </w:rPr>
      <w:fldChar w:fldCharType="end"/>
    </w:r>
    <w:r>
      <w:rPr>
        <w:rFonts w:eastAsia="標楷體" w:cs="Times New Roman"/>
        <w:lang w:eastAsia="zh-TW"/>
      </w:rPr>
      <w:t>頁</w:t>
    </w:r>
    <w:r>
      <w:rPr>
        <w:rFonts w:eastAsia="標楷體" w:cs="Times New Roman"/>
        <w:lang w:val="zh-TW" w:eastAsia="zh-TW"/>
      </w:rPr>
      <w:t>，</w:t>
    </w:r>
    <w:r>
      <w:rPr>
        <w:rFonts w:eastAsia="標楷體" w:cs="Times New Roman"/>
        <w:lang w:eastAsia="zh-TW"/>
      </w:rPr>
      <w:t>共</w:t>
    </w:r>
    <w:r>
      <w:rPr>
        <w:rFonts w:eastAsia="標楷體" w:cs="Times New Roman"/>
        <w:lang w:eastAsia="zh-TW"/>
      </w:rPr>
      <w:fldChar w:fldCharType="begin"/>
    </w:r>
    <w:r>
      <w:rPr>
        <w:rFonts w:eastAsia="標楷體" w:cs="Times New Roman"/>
        <w:lang w:eastAsia="zh-TW"/>
      </w:rPr>
      <w:instrText xml:space="preserve"> NUMPAGES \* ARABIC </w:instrText>
    </w:r>
    <w:r>
      <w:rPr>
        <w:rFonts w:eastAsia="標楷體" w:cs="Times New Roman"/>
        <w:lang w:eastAsia="zh-TW"/>
      </w:rPr>
      <w:fldChar w:fldCharType="separate"/>
    </w:r>
    <w:r>
      <w:rPr>
        <w:rFonts w:eastAsia="標楷體" w:cs="Times New Roman"/>
        <w:lang w:eastAsia="zh-TW"/>
      </w:rPr>
      <w:t>9</w:t>
    </w:r>
    <w:r>
      <w:rPr>
        <w:rFonts w:eastAsia="標楷體" w:cs="Times New Roman"/>
        <w:lang w:eastAsia="zh-TW"/>
      </w:rPr>
      <w:fldChar w:fldCharType="end"/>
    </w:r>
    <w:r>
      <w:rPr>
        <w:rFonts w:eastAsia="標楷體" w:cs="Times New Roman"/>
        <w:lang w:val="zh-TW" w:eastAsia="zh-TW"/>
      </w:rPr>
      <w:t>頁</w:t>
    </w:r>
  </w:p>
  <w:p w14:paraId="48D5CFD9" w14:textId="77777777" w:rsidR="00816C40" w:rsidRDefault="00000000">
    <w:pPr>
      <w:pStyle w:val="ab"/>
      <w:tabs>
        <w:tab w:val="clear" w:pos="8306"/>
      </w:tabs>
      <w:rPr>
        <w:rFonts w:eastAsia="標楷體" w:cs="Times New Roman"/>
        <w:lang w:eastAsia="zh-TW"/>
      </w:rPr>
    </w:pPr>
    <w:r>
      <w:rPr>
        <w:rFonts w:eastAsia="標楷體" w:cs="Times New Roman"/>
        <w:lang w:eastAsia="zh-TW"/>
      </w:rPr>
      <w:tab/>
    </w:r>
    <w:r>
      <w:rPr>
        <w:rFonts w:eastAsia="標楷體" w:cs="Times New Roman"/>
        <w:lang w:eastAsia="zh-TW"/>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A79D" w14:textId="77777777" w:rsidR="00816C40" w:rsidRDefault="00816C4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6D81" w14:textId="77777777" w:rsidR="001D748C" w:rsidRDefault="001D748C">
      <w:r>
        <w:separator/>
      </w:r>
    </w:p>
  </w:footnote>
  <w:footnote w:type="continuationSeparator" w:id="0">
    <w:p w14:paraId="1E8BF1DB" w14:textId="77777777" w:rsidR="001D748C" w:rsidRDefault="001D7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EFBA" w14:textId="77777777" w:rsidR="00816C40" w:rsidRDefault="00000000">
    <w:pPr>
      <w:pStyle w:val="aa"/>
      <w:ind w:right="100"/>
    </w:pPr>
    <w:r>
      <w:rPr>
        <w:rFonts w:eastAsia="標楷體"/>
        <w:b/>
        <w:bCs/>
        <w:color w:val="000000"/>
      </w:rPr>
      <w:t>IRB -TPEVGH SOP 05-01-</w:t>
    </w:r>
    <w:r>
      <w:rPr>
        <w:rFonts w:eastAsia="標楷體"/>
        <w:b/>
        <w:bCs/>
        <w:color w:val="FF0000"/>
      </w:rPr>
      <w:t>20250520</w:t>
    </w:r>
    <w:r>
      <w:rPr>
        <w:rFonts w:eastAsia="標楷體"/>
        <w:b/>
        <w:bCs/>
        <w:color w:val="000000"/>
      </w:rPr>
      <w:t xml:space="preserve"> </w:t>
    </w:r>
    <w:r>
      <w:rPr>
        <w:rFonts w:eastAsia="標楷體"/>
        <w:b/>
        <w:bCs/>
        <w:color w:val="000000"/>
      </w:rPr>
      <w:t>附表</w:t>
    </w:r>
    <w:r>
      <w:rPr>
        <w:rFonts w:eastAsia="標楷體"/>
        <w:b/>
        <w:bCs/>
        <w:color w:val="000000"/>
      </w:rPr>
      <w:t xml:space="preserve">3-1 </w:t>
    </w:r>
    <w:r>
      <w:rPr>
        <w:rFonts w:eastAsia="標楷體"/>
        <w:b/>
        <w:bCs/>
        <w:color w:val="000000"/>
      </w:rPr>
      <w:t>受試者同意書</w:t>
    </w:r>
    <w:r>
      <w:rPr>
        <w:rFonts w:eastAsia="標楷體"/>
        <w:b/>
        <w:bCs/>
        <w:color w:val="000000"/>
      </w:rPr>
      <w:t>-</w:t>
    </w:r>
    <w:r>
      <w:rPr>
        <w:rFonts w:eastAsia="標楷體"/>
        <w:b/>
        <w:bCs/>
        <w:color w:val="000000"/>
      </w:rPr>
      <w:t>版本</w:t>
    </w:r>
    <w:r>
      <w:rPr>
        <w:rFonts w:eastAsia="標楷體"/>
        <w:b/>
        <w:bCs/>
        <w:color w:val="FF0000"/>
      </w:rPr>
      <w:t>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B50"/>
    <w:multiLevelType w:val="multilevel"/>
    <w:tmpl w:val="58E6CD56"/>
    <w:lvl w:ilvl="0">
      <w:start w:val="1"/>
      <w:numFmt w:val="decimal"/>
      <w:lvlText w:val="%1."/>
      <w:lvlJc w:val="left"/>
      <w:pPr>
        <w:tabs>
          <w:tab w:val="num" w:pos="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6A6F9F"/>
    <w:multiLevelType w:val="multilevel"/>
    <w:tmpl w:val="E6CCCF3E"/>
    <w:lvl w:ilvl="0">
      <w:start w:val="1"/>
      <w:numFmt w:val="upperRoman"/>
      <w:lvlText w:val="%1."/>
      <w:lvlJc w:val="left"/>
      <w:pPr>
        <w:tabs>
          <w:tab w:val="num" w:pos="360"/>
        </w:tabs>
        <w:ind w:left="360" w:hanging="360"/>
      </w:pPr>
    </w:lvl>
    <w:lvl w:ilvl="1">
      <w:start w:val="1"/>
      <w:numFmt w:val="chineseCountingThousand"/>
      <w:lvlText w:val="(%2)"/>
      <w:lvlJc w:val="left"/>
      <w:pPr>
        <w:tabs>
          <w:tab w:val="num" w:pos="1560"/>
        </w:tabs>
        <w:ind w:left="1560" w:hanging="480"/>
      </w:pPr>
      <w:rPr>
        <w:rFonts w:ascii="標楷體" w:eastAsia="標楷體" w:hAnsi="標楷體" w:cs="標楷體"/>
      </w:rPr>
    </w:lvl>
    <w:lvl w:ilvl="2">
      <w:start w:val="1"/>
      <w:numFmt w:val="decimal"/>
      <w:lvlText w:val="%3."/>
      <w:lvlJc w:val="left"/>
      <w:pPr>
        <w:tabs>
          <w:tab w:val="num" w:pos="1080"/>
        </w:tabs>
        <w:ind w:left="1080" w:hanging="360"/>
      </w:pPr>
    </w:lvl>
    <w:lvl w:ilvl="3">
      <w:start w:val="1"/>
      <w:numFmt w:val="low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0B76657"/>
    <w:multiLevelType w:val="multilevel"/>
    <w:tmpl w:val="5498D3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6C82C15"/>
    <w:multiLevelType w:val="multilevel"/>
    <w:tmpl w:val="CB18FF42"/>
    <w:lvl w:ilvl="0">
      <w:start w:val="1"/>
      <w:numFmt w:val="chineseCountingThousand"/>
      <w:lvlText w:val="(%1)"/>
      <w:lvlJc w:val="left"/>
      <w:pPr>
        <w:tabs>
          <w:tab w:val="num" w:pos="564"/>
        </w:tabs>
        <w:ind w:left="564" w:hanging="564"/>
      </w:pPr>
      <w:rPr>
        <w:rFonts w:cs="Times New Roman"/>
        <w:sz w:val="28"/>
        <w:szCs w:val="28"/>
      </w:rPr>
    </w:lvl>
    <w:lvl w:ilvl="1">
      <w:start w:val="1"/>
      <w:numFmt w:val="upperRoman"/>
      <w:lvlText w:val="%2."/>
      <w:lvlJc w:val="left"/>
      <w:pPr>
        <w:tabs>
          <w:tab w:val="num" w:pos="0"/>
        </w:tabs>
        <w:ind w:left="360" w:hanging="360"/>
      </w:pPr>
      <w:rPr>
        <w:sz w:val="28"/>
        <w:szCs w:val="28"/>
      </w:rPr>
    </w:lvl>
    <w:lvl w:ilvl="2">
      <w:start w:val="1"/>
      <w:numFmt w:val="decimal"/>
      <w:lvlText w:val="(%3)"/>
      <w:lvlJc w:val="left"/>
      <w:pPr>
        <w:tabs>
          <w:tab w:val="num" w:pos="0"/>
        </w:tabs>
        <w:ind w:left="1320" w:hanging="360"/>
      </w:pPr>
      <w:rPr>
        <w:rFonts w:ascii="Times New Roman" w:hAnsi="Times New Roman"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4" w15:restartNumberingAfterBreak="0">
    <w:nsid w:val="1D9224F2"/>
    <w:multiLevelType w:val="multilevel"/>
    <w:tmpl w:val="0C14A588"/>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CF2779"/>
    <w:multiLevelType w:val="multilevel"/>
    <w:tmpl w:val="07C44816"/>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7F3990"/>
    <w:multiLevelType w:val="multilevel"/>
    <w:tmpl w:val="FC82A634"/>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9135191"/>
    <w:multiLevelType w:val="multilevel"/>
    <w:tmpl w:val="D4DEFD8E"/>
    <w:lvl w:ilvl="0">
      <w:start w:val="1"/>
      <w:numFmt w:val="bullet"/>
      <w:lvlText w:val=""/>
      <w:lvlJc w:val="left"/>
      <w:pPr>
        <w:tabs>
          <w:tab w:val="num" w:pos="0"/>
        </w:tabs>
        <w:ind w:left="480" w:hanging="48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1618F4"/>
    <w:multiLevelType w:val="multilevel"/>
    <w:tmpl w:val="15EC579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9" w15:restartNumberingAfterBreak="0">
    <w:nsid w:val="49993557"/>
    <w:multiLevelType w:val="multilevel"/>
    <w:tmpl w:val="2CB47C64"/>
    <w:lvl w:ilvl="0">
      <w:start w:val="1"/>
      <w:numFmt w:val="decimal"/>
      <w:lvlText w:val="(%1)"/>
      <w:lvlJc w:val="left"/>
      <w:pPr>
        <w:tabs>
          <w:tab w:val="num" w:pos="0"/>
        </w:tabs>
        <w:ind w:left="480" w:hanging="480"/>
      </w:pPr>
      <w:rPr>
        <w:rFonts w:ascii="Times New Roman" w:hAnsi="Times New Roman" w:cs="Times New Roman"/>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4A3583"/>
    <w:multiLevelType w:val="multilevel"/>
    <w:tmpl w:val="6526BD0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1" w15:restartNumberingAfterBreak="0">
    <w:nsid w:val="770A0C71"/>
    <w:multiLevelType w:val="multilevel"/>
    <w:tmpl w:val="08B20DEA"/>
    <w:lvl w:ilvl="0">
      <w:start w:val="1"/>
      <w:numFmt w:val="upperLetter"/>
      <w:lvlText w:val="%1."/>
      <w:lvlJc w:val="left"/>
      <w:pPr>
        <w:tabs>
          <w:tab w:val="num" w:pos="0"/>
        </w:tabs>
        <w:ind w:left="96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4402385">
    <w:abstractNumId w:val="2"/>
  </w:num>
  <w:num w:numId="2" w16cid:durableId="1615746389">
    <w:abstractNumId w:val="1"/>
  </w:num>
  <w:num w:numId="3" w16cid:durableId="485054108">
    <w:abstractNumId w:val="9"/>
  </w:num>
  <w:num w:numId="4" w16cid:durableId="412970019">
    <w:abstractNumId w:val="11"/>
  </w:num>
  <w:num w:numId="5" w16cid:durableId="908269028">
    <w:abstractNumId w:val="0"/>
  </w:num>
  <w:num w:numId="6" w16cid:durableId="1289436404">
    <w:abstractNumId w:val="10"/>
  </w:num>
  <w:num w:numId="7" w16cid:durableId="1336954603">
    <w:abstractNumId w:val="8"/>
  </w:num>
  <w:num w:numId="8" w16cid:durableId="1802114472">
    <w:abstractNumId w:val="3"/>
  </w:num>
  <w:num w:numId="9" w16cid:durableId="292760927">
    <w:abstractNumId w:val="5"/>
  </w:num>
  <w:num w:numId="10" w16cid:durableId="190071312">
    <w:abstractNumId w:val="4"/>
  </w:num>
  <w:num w:numId="11" w16cid:durableId="1920019468">
    <w:abstractNumId w:val="7"/>
  </w:num>
  <w:num w:numId="12" w16cid:durableId="858548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autoHyphenation/>
  <w:characterSpacingControl w:val="doNotCompress"/>
  <w:footnotePr>
    <w:footnote w:id="-1"/>
    <w:footnote w:id="0"/>
  </w:footnotePr>
  <w:endnotePr>
    <w:endnote w:id="-1"/>
    <w:endnote w:id="0"/>
  </w:endnotePr>
  <w:compat>
    <w:noLeading/>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6C40"/>
    <w:rsid w:val="000F1AA6"/>
    <w:rsid w:val="001D748C"/>
    <w:rsid w:val="00637877"/>
    <w:rsid w:val="006B5313"/>
    <w:rsid w:val="00816C40"/>
    <w:rsid w:val="00B83CD5"/>
    <w:rsid w:val="00C56094"/>
    <w:rsid w:val="00DF4E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75FC"/>
  <w15:docId w15:val="{A545C5A9-386C-485C-AE6C-C800F7F5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新細明體" w:hAnsi="Liberation Serif" w:cs="FreeSan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新細明體;PMingLiU" w:hAnsi="Times New Roman" w:cs="Angsana New"/>
      <w:sz w:val="24"/>
      <w:szCs w:val="24"/>
      <w:lang w:eastAsia="zh-CN" w:bidi="th-TH"/>
    </w:rPr>
  </w:style>
  <w:style w:type="paragraph" w:styleId="4">
    <w:name w:val="heading 4"/>
    <w:basedOn w:val="a"/>
    <w:next w:val="a0"/>
    <w:uiPriority w:val="9"/>
    <w:semiHidden/>
    <w:unhideWhenUsed/>
    <w:qFormat/>
    <w:pPr>
      <w:numPr>
        <w:ilvl w:val="3"/>
        <w:numId w:val="1"/>
      </w:numPr>
      <w:spacing w:before="280" w:after="280"/>
      <w:outlineLvl w:val="3"/>
    </w:pPr>
    <w:rPr>
      <w:rFonts w:ascii="新細明體;PMingLiU" w:hAnsi="新細明體;PMingLiU" w:cs="Times New Roman"/>
      <w:b/>
      <w:bCs/>
      <w:lang w:eastAsia="zh-TW"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rPr>
      <w:rFonts w:ascii="Wingdings" w:hAnsi="Wingdings" w:cs="Wingdings"/>
    </w:rPr>
  </w:style>
  <w:style w:type="character" w:customStyle="1" w:styleId="WW8Num1z1">
    <w:name w:val="WW8Num1z1"/>
    <w:qFormat/>
    <w:rPr>
      <w:rFonts w:cs="Times New Roman"/>
      <w:color w:val="000000"/>
    </w:rPr>
  </w:style>
  <w:style w:type="character" w:customStyle="1" w:styleId="WW8Num1z2">
    <w:name w:val="WW8Num1z2"/>
    <w:qFormat/>
    <w:rPr>
      <w:rFonts w:cs="Times New Roman"/>
    </w:rPr>
  </w:style>
  <w:style w:type="character" w:customStyle="1" w:styleId="WW8Num2z0">
    <w:name w:val="WW8Num2z0"/>
    <w:qFormat/>
    <w:rPr>
      <w:rFonts w:ascii="Times New Roman" w:hAnsi="Times New Roman" w:cs="Times New Roman"/>
      <w:color w:val="000000"/>
    </w:rPr>
  </w:style>
  <w:style w:type="character" w:customStyle="1" w:styleId="WW8Num4z1">
    <w:name w:val="WW8Num4z1"/>
    <w:qFormat/>
    <w:rPr>
      <w:rFonts w:ascii="標楷體" w:eastAsia="標楷體" w:hAnsi="標楷體" w:cs="標楷體"/>
    </w:rPr>
  </w:style>
  <w:style w:type="character" w:customStyle="1" w:styleId="WW8Num5z0">
    <w:name w:val="WW8Num5z0"/>
    <w:qFormat/>
    <w:rPr>
      <w:rFonts w:ascii="Times New Roman" w:hAnsi="Times New Roman" w:cs="Times New Roman"/>
      <w:color w:val="000000"/>
    </w:rPr>
  </w:style>
  <w:style w:type="character" w:customStyle="1" w:styleId="WW8Num6z0">
    <w:name w:val="WW8Num6z0"/>
    <w:qFormat/>
    <w:rPr>
      <w:rFonts w:ascii="標楷體" w:eastAsia="標楷體" w:hAnsi="標楷體" w:cs="Times New Roman"/>
      <w:color w:val="FF0000"/>
    </w:rPr>
  </w:style>
  <w:style w:type="character" w:customStyle="1" w:styleId="WW8Num6z1">
    <w:name w:val="WW8Num6z1"/>
    <w:qFormat/>
    <w:rPr>
      <w:rFonts w:ascii="Wingdings" w:hAnsi="Wingdings" w:cs="Wingdings"/>
    </w:rPr>
  </w:style>
  <w:style w:type="character" w:customStyle="1" w:styleId="WW8Num7z0">
    <w:name w:val="WW8Num7z0"/>
    <w:qFormat/>
  </w:style>
  <w:style w:type="character" w:customStyle="1" w:styleId="WW8Num9z0">
    <w:name w:val="WW8Num9z0"/>
    <w:qFormat/>
  </w:style>
  <w:style w:type="character" w:customStyle="1" w:styleId="WW8Num9z1">
    <w:name w:val="WW8Num9z1"/>
    <w:qFormat/>
    <w:rPr>
      <w:b w:val="0"/>
      <w:i w:val="0"/>
      <w:color w:val="000000"/>
    </w:rPr>
  </w:style>
  <w:style w:type="character" w:customStyle="1" w:styleId="WW8Num10z0">
    <w:name w:val="WW8Num10z0"/>
    <w:qFormat/>
  </w:style>
  <w:style w:type="character" w:customStyle="1" w:styleId="WW8Num11z0">
    <w:name w:val="WW8Num11z0"/>
    <w:qFormat/>
    <w:rPr>
      <w:rFonts w:ascii="Times New Roman" w:hAnsi="Times New Roman" w:cs="Times New Roman"/>
      <w:color w:val="000000"/>
    </w:rPr>
  </w:style>
  <w:style w:type="character" w:customStyle="1" w:styleId="WW8Num12z0">
    <w:name w:val="WW8Num12z0"/>
    <w:qFormat/>
  </w:style>
  <w:style w:type="character" w:customStyle="1" w:styleId="WW8Num13z0">
    <w:name w:val="WW8Num13z0"/>
    <w:qFormat/>
    <w:rPr>
      <w:rFonts w:ascii="Wingdings" w:hAnsi="Wingdings" w:cs="Wingdings"/>
    </w:rPr>
  </w:style>
  <w:style w:type="character" w:customStyle="1" w:styleId="WW8Num14z0">
    <w:name w:val="WW8Num14z0"/>
    <w:qFormat/>
    <w:rPr>
      <w:rFonts w:ascii="標楷體" w:eastAsia="標楷體" w:hAnsi="標楷體" w:cs="Angsana New"/>
      <w:shd w:val="clear" w:color="auto" w:fill="D8D8D8"/>
    </w:rPr>
  </w:style>
  <w:style w:type="character" w:customStyle="1" w:styleId="WW8Num14z1">
    <w:name w:val="WW8Num14z1"/>
    <w:qFormat/>
    <w:rPr>
      <w:rFonts w:ascii="Wingdings" w:hAnsi="Wingdings" w:cs="Wingdings"/>
    </w:rPr>
  </w:style>
  <w:style w:type="character" w:customStyle="1" w:styleId="WW8Num15z0">
    <w:name w:val="WW8Num15z0"/>
    <w:qFormat/>
    <w:rPr>
      <w:rFonts w:ascii="Wingdings" w:hAnsi="Wingdings" w:cs="Wingdings"/>
    </w:rPr>
  </w:style>
  <w:style w:type="character" w:customStyle="1" w:styleId="WW8Num16z0">
    <w:name w:val="WW8Num16z0"/>
    <w:qFormat/>
    <w:rPr>
      <w:rFonts w:ascii="Wingdings" w:hAnsi="Wingdings" w:cs="Wingdings"/>
    </w:rPr>
  </w:style>
  <w:style w:type="character" w:customStyle="1" w:styleId="WW8Num17z0">
    <w:name w:val="WW8Num17z0"/>
    <w:qFormat/>
    <w:rPr>
      <w:rFonts w:ascii="Wingdings" w:hAnsi="Wingdings" w:cs="Wingdings"/>
    </w:rPr>
  </w:style>
  <w:style w:type="character" w:customStyle="1" w:styleId="WW8Num18z0">
    <w:name w:val="WW8Num18z0"/>
    <w:qFormat/>
    <w:rPr>
      <w:rFonts w:ascii="Wingdings" w:hAnsi="Wingdings" w:cs="Wingdings"/>
    </w:rPr>
  </w:style>
  <w:style w:type="character" w:customStyle="1" w:styleId="WW8Num19z0">
    <w:name w:val="WW8Num19z0"/>
    <w:qFormat/>
    <w:rPr>
      <w:lang w:val="en-US"/>
    </w:rPr>
  </w:style>
  <w:style w:type="character" w:customStyle="1" w:styleId="WW8Num19z3">
    <w:name w:val="WW8Num19z3"/>
    <w:qFormat/>
    <w:rPr>
      <w:rFonts w:ascii="Wingdings" w:hAnsi="Wingdings" w:cs="Wingdings"/>
      <w:lang w:val="en-US"/>
    </w:rPr>
  </w:style>
  <w:style w:type="character" w:customStyle="1" w:styleId="WW8Num20z0">
    <w:name w:val="WW8Num20z0"/>
    <w:qFormat/>
    <w:rPr>
      <w:rFonts w:cs="Times New Roman"/>
      <w:sz w:val="28"/>
      <w:szCs w:val="28"/>
    </w:rPr>
  </w:style>
  <w:style w:type="character" w:customStyle="1" w:styleId="WW8Num20z1">
    <w:name w:val="WW8Num20z1"/>
    <w:qFormat/>
    <w:rPr>
      <w:sz w:val="28"/>
      <w:szCs w:val="28"/>
    </w:rPr>
  </w:style>
  <w:style w:type="character" w:customStyle="1" w:styleId="WW8Num20z2">
    <w:name w:val="WW8Num20z2"/>
    <w:qFormat/>
    <w:rPr>
      <w:rFonts w:ascii="Times New Roman" w:hAnsi="Times New Roman" w:cs="Times New Roman"/>
    </w:rPr>
  </w:style>
  <w:style w:type="character" w:customStyle="1" w:styleId="WW8Num20z3">
    <w:name w:val="WW8Num20z3"/>
    <w:qFormat/>
    <w:rPr>
      <w:rFonts w:cs="Times New Roman"/>
    </w:rPr>
  </w:style>
  <w:style w:type="character" w:customStyle="1" w:styleId="WW8Num21z0">
    <w:name w:val="WW8Num21z0"/>
    <w:qFormat/>
    <w:rPr>
      <w:rFonts w:ascii="新細明體;PMingLiU" w:eastAsia="新細明體;PMingLiU" w:hAnsi="新細明體;PMingLiU" w:cs="Times New Roman"/>
      <w:color w:val="000000"/>
    </w:rPr>
  </w:style>
  <w:style w:type="character" w:customStyle="1" w:styleId="WW8Num21z1">
    <w:name w:val="WW8Num21z1"/>
    <w:qFormat/>
    <w:rPr>
      <w:rFonts w:ascii="Wingdings" w:hAnsi="Wingdings" w:cs="Wingdings"/>
    </w:rPr>
  </w:style>
  <w:style w:type="character" w:customStyle="1" w:styleId="WW8Num22z0">
    <w:name w:val="WW8Num22z0"/>
    <w:qFormat/>
    <w:rPr>
      <w:rFonts w:ascii="標楷體" w:eastAsia="標楷體" w:hAnsi="標楷體" w:cs="Times New Roman"/>
      <w:color w:val="000000"/>
    </w:rPr>
  </w:style>
  <w:style w:type="character" w:customStyle="1" w:styleId="WW8Num22z1">
    <w:name w:val="WW8Num22z1"/>
    <w:qFormat/>
    <w:rPr>
      <w:rFonts w:ascii="Wingdings" w:hAnsi="Wingdings" w:cs="Wingdings"/>
    </w:rPr>
  </w:style>
  <w:style w:type="character" w:customStyle="1" w:styleId="WW8Num23z0">
    <w:name w:val="WW8Num23z0"/>
    <w:qFormat/>
  </w:style>
  <w:style w:type="character" w:customStyle="1" w:styleId="WW8Num23z1">
    <w:name w:val="WW8Num23z1"/>
    <w:qFormat/>
    <w:rPr>
      <w:rFonts w:ascii="Wingdings" w:hAnsi="Wingdings" w:cs="Wingdings"/>
    </w:rPr>
  </w:style>
  <w:style w:type="character" w:customStyle="1" w:styleId="WW8Num24z0">
    <w:name w:val="WW8Num24z0"/>
    <w:qFormat/>
    <w:rPr>
      <w:rFonts w:ascii="標楷體" w:eastAsia="標楷體" w:hAnsi="標楷體" w:cs="Times New Roman"/>
    </w:rPr>
  </w:style>
  <w:style w:type="character" w:customStyle="1" w:styleId="WW8Num24z1">
    <w:name w:val="WW8Num24z1"/>
    <w:qFormat/>
    <w:rPr>
      <w:rFonts w:ascii="Wingdings" w:hAnsi="Wingdings" w:cs="Wingdings"/>
    </w:rPr>
  </w:style>
  <w:style w:type="character" w:customStyle="1" w:styleId="WW8Num25z0">
    <w:name w:val="WW8Num25z0"/>
    <w:qFormat/>
    <w:rPr>
      <w:rFonts w:ascii="Times New Roman" w:hAnsi="Times New Roman" w:cs="Times New Roman"/>
      <w:color w:val="000000"/>
    </w:rPr>
  </w:style>
  <w:style w:type="character" w:customStyle="1" w:styleId="WW8Num25z1">
    <w:name w:val="WW8Num25z1"/>
    <w:qFormat/>
    <w:rPr>
      <w:rFonts w:ascii="Wingdings" w:hAnsi="Wingdings" w:cs="Wingdings"/>
    </w:rPr>
  </w:style>
  <w:style w:type="character" w:customStyle="1" w:styleId="WW8Num26z0">
    <w:name w:val="WW8Num26z0"/>
    <w:qFormat/>
    <w:rPr>
      <w:rFonts w:ascii="Times New Roman" w:hAnsi="Times New Roman" w:cs="Times New Roman"/>
      <w:color w:val="000000"/>
    </w:rPr>
  </w:style>
  <w:style w:type="character" w:customStyle="1" w:styleId="WW8Num26z1">
    <w:name w:val="WW8Num26z1"/>
    <w:qFormat/>
    <w:rPr>
      <w:rFonts w:ascii="Wingdings" w:hAnsi="Wingdings" w:cs="Wingdings"/>
    </w:rPr>
  </w:style>
  <w:style w:type="character" w:customStyle="1" w:styleId="WW8Num27z0">
    <w:name w:val="WW8Num27z0"/>
    <w:qFormat/>
    <w:rPr>
      <w:rFonts w:ascii="Times New Roman" w:eastAsia="標楷體" w:hAnsi="Times New Roman" w:cs="Times New Roman"/>
      <w:sz w:val="28"/>
      <w:szCs w:val="28"/>
    </w:rPr>
  </w:style>
  <w:style w:type="character" w:customStyle="1" w:styleId="WW8Num27z1">
    <w:name w:val="WW8Num27z1"/>
    <w:qFormat/>
    <w:rPr>
      <w:rFonts w:ascii="Times New Roman" w:hAnsi="Times New Roman" w:cs="Times New Roman"/>
      <w:sz w:val="28"/>
      <w:szCs w:val="28"/>
    </w:rPr>
  </w:style>
  <w:style w:type="character" w:customStyle="1" w:styleId="WW8Num27z7">
    <w:name w:val="WW8Num27z7"/>
    <w:qFormat/>
    <w:rPr>
      <w:rFonts w:ascii="標楷體" w:eastAsia="標楷體" w:hAnsi="標楷體"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標楷體" w:eastAsia="標楷體" w:hAnsi="標楷體" w:cs="Times New Roman"/>
    </w:rPr>
  </w:style>
  <w:style w:type="character" w:customStyle="1" w:styleId="WW8Num29z0">
    <w:name w:val="WW8Num29z0"/>
    <w:qFormat/>
  </w:style>
  <w:style w:type="character" w:customStyle="1" w:styleId="WW8Num30z0">
    <w:name w:val="WW8Num30z0"/>
    <w:qFormat/>
    <w:rPr>
      <w:rFonts w:ascii="Wingdings" w:hAnsi="Wingdings" w:cs="Wingdings"/>
      <w:color w:val="FF00FF"/>
    </w:rPr>
  </w:style>
  <w:style w:type="character" w:customStyle="1" w:styleId="WW8Num30z1">
    <w:name w:val="WW8Num30z1"/>
    <w:qFormat/>
    <w:rPr>
      <w:rFonts w:ascii="Wingdings" w:hAnsi="Wingdings" w:cs="Wingdings"/>
    </w:rPr>
  </w:style>
  <w:style w:type="character" w:customStyle="1" w:styleId="WW8Num31z0">
    <w:name w:val="WW8Num31z0"/>
    <w:qFormat/>
    <w:rPr>
      <w:lang w:val="en-US"/>
    </w:rPr>
  </w:style>
  <w:style w:type="character" w:customStyle="1" w:styleId="WW8Num31z1">
    <w:name w:val="WW8Num31z1"/>
    <w:qFormat/>
    <w:rPr>
      <w:rFonts w:ascii="Times New Roman" w:hAnsi="Times New Roman" w:cs="Times New Roman"/>
      <w:color w:val="FF0000"/>
      <w:lang w:val="en-US"/>
    </w:rPr>
  </w:style>
  <w:style w:type="character" w:customStyle="1" w:styleId="WW8Num31z3">
    <w:name w:val="WW8Num31z3"/>
    <w:qFormat/>
    <w:rPr>
      <w:rFonts w:ascii="Wingdings" w:hAnsi="Wingdings" w:cs="Wingdings"/>
      <w:lang w:val="en-US"/>
    </w:rPr>
  </w:style>
  <w:style w:type="character" w:customStyle="1" w:styleId="WW8Num32z0">
    <w:name w:val="WW8Num32z0"/>
    <w:qFormat/>
    <w:rPr>
      <w:rFonts w:ascii="Times New Roman" w:hAnsi="Times New Roman" w:cs="Times New Roman"/>
      <w:color w:val="000000"/>
    </w:rPr>
  </w:style>
  <w:style w:type="character" w:customStyle="1" w:styleId="WW8Num32z1">
    <w:name w:val="WW8Num32z1"/>
    <w:qFormat/>
    <w:rPr>
      <w:rFonts w:ascii="Wingdings" w:hAnsi="Wingdings" w:cs="Wingdings"/>
    </w:rPr>
  </w:style>
  <w:style w:type="character" w:customStyle="1" w:styleId="WW8Num33z0">
    <w:name w:val="WW8Num33z0"/>
    <w:qFormat/>
    <w:rPr>
      <w:rFonts w:ascii="Times New Roman" w:hAnsi="Times New Roman" w:cs="Times New Roman"/>
      <w:color w:val="000000"/>
    </w:rPr>
  </w:style>
  <w:style w:type="character" w:customStyle="1" w:styleId="WW8Num34z0">
    <w:name w:val="WW8Num34z0"/>
    <w:qFormat/>
    <w:rPr>
      <w:rFonts w:ascii="Wingdings" w:hAnsi="Wingdings" w:cs="Wingdings"/>
    </w:rPr>
  </w:style>
  <w:style w:type="character" w:customStyle="1" w:styleId="WW8Num35z0">
    <w:name w:val="WW8Num35z0"/>
    <w:qFormat/>
    <w:rPr>
      <w:b/>
    </w:rPr>
  </w:style>
  <w:style w:type="character" w:customStyle="1" w:styleId="WW8Num36z0">
    <w:name w:val="WW8Num36z0"/>
    <w:qFormat/>
  </w:style>
  <w:style w:type="character" w:customStyle="1" w:styleId="WW8Num37z0">
    <w:name w:val="WW8Num37z0"/>
    <w:qFormat/>
    <w:rPr>
      <w:rFonts w:ascii="Wingdings" w:hAnsi="Wingdings" w:cs="Wingdings"/>
    </w:rPr>
  </w:style>
  <w:style w:type="character" w:customStyle="1" w:styleId="WW8Num38z0">
    <w:name w:val="WW8Num38z0"/>
    <w:qFormat/>
    <w:rPr>
      <w:lang w:val="en-US"/>
    </w:rPr>
  </w:style>
  <w:style w:type="character" w:customStyle="1" w:styleId="WW8Num38z3">
    <w:name w:val="WW8Num38z3"/>
    <w:qFormat/>
    <w:rPr>
      <w:rFonts w:ascii="Wingdings" w:hAnsi="Wingdings" w:cs="Wingdings"/>
      <w:lang w:val="en-US"/>
    </w:rPr>
  </w:style>
  <w:style w:type="character" w:customStyle="1" w:styleId="WW8Num39z0">
    <w:name w:val="WW8Num39z0"/>
    <w:qFormat/>
    <w:rPr>
      <w:rFonts w:ascii="Wingdings" w:hAnsi="Wingdings" w:cs="Wingdings"/>
    </w:rPr>
  </w:style>
  <w:style w:type="character" w:customStyle="1" w:styleId="WW8Num40z0">
    <w:name w:val="WW8Num40z0"/>
    <w:qFormat/>
    <w:rPr>
      <w:color w:val="000000"/>
    </w:rPr>
  </w:style>
  <w:style w:type="character" w:customStyle="1" w:styleId="WW8Num40z1">
    <w:name w:val="WW8Num40z1"/>
    <w:qFormat/>
    <w:rPr>
      <w:rFonts w:ascii="Wingdings" w:hAnsi="Wingdings" w:cs="Wingdings"/>
    </w:rPr>
  </w:style>
  <w:style w:type="character" w:customStyle="1" w:styleId="WW8Num41z0">
    <w:name w:val="WW8Num41z0"/>
    <w:qFormat/>
    <w:rPr>
      <w:rFonts w:ascii="Wingdings" w:hAnsi="Wingdings" w:cs="Wingdings"/>
      <w:color w:val="0000FF"/>
    </w:rPr>
  </w:style>
  <w:style w:type="character" w:customStyle="1" w:styleId="WW8Num41z1">
    <w:name w:val="WW8Num41z1"/>
    <w:qFormat/>
    <w:rPr>
      <w:rFonts w:ascii="Wingdings" w:hAnsi="Wingdings" w:cs="Wingdings"/>
    </w:rPr>
  </w:style>
  <w:style w:type="character" w:customStyle="1" w:styleId="WW8Num42z0">
    <w:name w:val="WW8Num42z0"/>
    <w:qFormat/>
    <w:rPr>
      <w:rFonts w:ascii="Times New Roman" w:hAnsi="Times New Roman" w:cs="Times New Roman"/>
    </w:rPr>
  </w:style>
  <w:style w:type="character" w:customStyle="1" w:styleId="WW8Num43z0">
    <w:name w:val="WW8Num43z0"/>
    <w:qFormat/>
    <w:rPr>
      <w:rFonts w:ascii="Times New Roman" w:hAnsi="Times New Roman" w:cs="Times New Roman"/>
      <w:color w:val="000000"/>
    </w:rPr>
  </w:style>
  <w:style w:type="character" w:styleId="a4">
    <w:name w:val="Hyperlink"/>
    <w:rPr>
      <w:color w:val="0000FF"/>
      <w:u w:val="single"/>
    </w:rPr>
  </w:style>
  <w:style w:type="character" w:styleId="a5">
    <w:name w:val="page number"/>
    <w:basedOn w:val="a1"/>
  </w:style>
  <w:style w:type="paragraph" w:customStyle="1" w:styleId="Heading">
    <w:name w:val="Heading"/>
    <w:basedOn w:val="a"/>
    <w:next w:val="a0"/>
    <w:qFormat/>
    <w:pPr>
      <w:keepNext/>
      <w:spacing w:before="240" w:after="120"/>
    </w:pPr>
    <w:rPr>
      <w:rFonts w:ascii="Liberation Sans" w:eastAsia="WenQuanYi Zen Hei" w:hAnsi="Liberation Sans" w:cs="FreeSans"/>
      <w:sz w:val="28"/>
      <w:szCs w:val="28"/>
    </w:rPr>
  </w:style>
  <w:style w:type="paragraph" w:styleId="a0">
    <w:name w:val="Body Text"/>
    <w:basedOn w:val="a"/>
    <w:pPr>
      <w:spacing w:after="140" w:line="276" w:lineRule="auto"/>
    </w:pPr>
  </w:style>
  <w:style w:type="paragraph" w:styleId="a6">
    <w:name w:val="List"/>
    <w:basedOn w:val="a0"/>
    <w:rPr>
      <w:rFonts w:cs="FreeSans"/>
    </w:rPr>
  </w:style>
  <w:style w:type="paragraph" w:styleId="a7">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8">
    <w:name w:val="Body Text Indent"/>
    <w:basedOn w:val="a"/>
    <w:pPr>
      <w:spacing w:after="108"/>
      <w:ind w:left="480" w:firstLine="540"/>
      <w:jc w:val="both"/>
    </w:pPr>
    <w:rPr>
      <w:rFonts w:eastAsia="標楷體"/>
      <w:lang w:eastAsia="zh-TW"/>
    </w:rPr>
  </w:style>
  <w:style w:type="paragraph" w:styleId="a9">
    <w:name w:val="Plain Text"/>
    <w:basedOn w:val="a"/>
    <w:qFormat/>
    <w:pPr>
      <w:widowControl w:val="0"/>
    </w:pPr>
    <w:rPr>
      <w:rFonts w:ascii="細明體;MingLiU" w:eastAsia="細明體;MingLiU" w:hAnsi="細明體;MingLiU" w:cs="Times New Roman"/>
      <w:kern w:val="2"/>
      <w:szCs w:val="20"/>
      <w:lang w:eastAsia="zh-TW" w:bidi="ar-SA"/>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widowControl w:val="0"/>
      <w:tabs>
        <w:tab w:val="center" w:pos="4153"/>
        <w:tab w:val="right" w:pos="8306"/>
      </w:tabs>
      <w:snapToGrid w:val="0"/>
    </w:pPr>
    <w:rPr>
      <w:rFonts w:cs="Times New Roman"/>
      <w:kern w:val="2"/>
      <w:sz w:val="20"/>
      <w:szCs w:val="20"/>
      <w:lang w:eastAsia="zh-TW" w:bidi="ar-SA"/>
    </w:rPr>
  </w:style>
  <w:style w:type="paragraph" w:styleId="ab">
    <w:name w:val="footer"/>
    <w:basedOn w:val="a"/>
    <w:pPr>
      <w:tabs>
        <w:tab w:val="center" w:pos="4153"/>
        <w:tab w:val="right" w:pos="8306"/>
      </w:tabs>
      <w:snapToGrid w:val="0"/>
    </w:pPr>
    <w:rPr>
      <w:sz w:val="20"/>
      <w:szCs w:val="20"/>
    </w:rPr>
  </w:style>
  <w:style w:type="paragraph" w:styleId="ac">
    <w:name w:val="Balloon Text"/>
    <w:basedOn w:val="a"/>
    <w:qFormat/>
    <w:rPr>
      <w:rFonts w:ascii="Arial" w:hAnsi="Arial" w:cs="Times New Roman"/>
      <w:sz w:val="18"/>
      <w:szCs w:val="18"/>
    </w:rPr>
  </w:style>
  <w:style w:type="paragraph" w:styleId="HTML">
    <w:name w:val="HTML Preformatted"/>
    <w:basedOn w:val="a"/>
    <w:next w:val="a"/>
    <w:qFormat/>
    <w:pPr>
      <w:widowControl w:val="0"/>
      <w:autoSpaceDE w:val="0"/>
    </w:pPr>
    <w:rPr>
      <w:rFonts w:cs="Times New Roman"/>
      <w:lang w:eastAsia="zh-TW" w:bidi="ar-SA"/>
    </w:rPr>
  </w:style>
  <w:style w:type="paragraph" w:styleId="2">
    <w:name w:val="Body Text Indent 2"/>
    <w:basedOn w:val="a"/>
    <w:qFormat/>
    <w:pPr>
      <w:spacing w:after="120" w:line="480" w:lineRule="auto"/>
      <w:ind w:left="480"/>
    </w:pPr>
  </w:style>
  <w:style w:type="paragraph" w:customStyle="1" w:styleId="Default">
    <w:name w:val="Default"/>
    <w:qFormat/>
    <w:pPr>
      <w:widowControl w:val="0"/>
      <w:suppressAutoHyphens/>
      <w:autoSpaceDE w:val="0"/>
    </w:pPr>
    <w:rPr>
      <w:rFonts w:ascii="標楷體" w:eastAsia="標楷體" w:hAnsi="標楷體" w:cs="標楷體"/>
      <w:color w:val="000000"/>
      <w:sz w:val="24"/>
      <w:szCs w:val="24"/>
    </w:rPr>
  </w:style>
  <w:style w:type="paragraph" w:styleId="ad">
    <w:name w:val="List Paragraph"/>
    <w:basedOn w:val="a"/>
    <w:qFormat/>
    <w:pPr>
      <w:widowControl w:val="0"/>
      <w:ind w:left="480"/>
    </w:pPr>
    <w:rPr>
      <w:rFonts w:cs="Times New Roman"/>
      <w:kern w:val="2"/>
      <w:lang w:eastAsia="zh-TW" w:bidi="ar-SA"/>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芝榕 張</cp:lastModifiedBy>
  <cp:revision>6</cp:revision>
  <dcterms:created xsi:type="dcterms:W3CDTF">2026-09-28T11:33:00Z</dcterms:created>
  <dcterms:modified xsi:type="dcterms:W3CDTF">2026-09-28T11:37:00Z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2026-09-04T03:39:00Z</dcterms:created>
  <dc:creator>user</dc:creator>
  <dc:description/>
  <cp:keywords/>
  <dc:language>en-US</dc:language>
  <cp:lastModifiedBy>芝榕 張</cp:lastModifiedBy>
  <cp:lastPrinted>2011-05-23T16:16:00Z</cp:lastPrinted>
  <dcterms:modified xsi:type="dcterms:W3CDTF">2026-09-04T03:39:00Z</dcterms:modified>
  <cp:revision>2</cp:revision>
  <dc:subject/>
  <dc:title>台北榮民總醫院</dc:title>
</cp:coreProperties>
</file>