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A9CB" w14:textId="77777777" w:rsidR="00792BD9" w:rsidRDefault="00000000">
      <w:pPr>
        <w:spacing w:line="360" w:lineRule="exact"/>
        <w:jc w:val="center"/>
        <w:outlineLvl w:val="0"/>
        <w:rPr>
          <w:rFonts w:ascii="標楷體" w:eastAsia="標楷體" w:hAnsi="標楷體" w:cs="標楷體"/>
          <w:sz w:val="28"/>
          <w:szCs w:val="28"/>
        </w:rPr>
      </w:pPr>
      <w:r>
        <w:rPr>
          <w:rFonts w:ascii="標楷體" w:eastAsia="標楷體" w:hAnsi="標楷體" w:cs="標楷體"/>
          <w:sz w:val="28"/>
          <w:szCs w:val="28"/>
        </w:rPr>
        <w:t>臺北榮民總醫院人體試驗委員會</w:t>
      </w:r>
    </w:p>
    <w:p w14:paraId="1C31A771" w14:textId="77777777" w:rsidR="00792BD9" w:rsidRDefault="00000000">
      <w:pPr>
        <w:spacing w:line="360" w:lineRule="exact"/>
        <w:jc w:val="center"/>
        <w:outlineLvl w:val="0"/>
        <w:rPr>
          <w:rFonts w:ascii="標楷體" w:eastAsia="標楷體" w:hAnsi="標楷體" w:cs="標楷體"/>
          <w:sz w:val="28"/>
          <w:szCs w:val="28"/>
        </w:rPr>
      </w:pPr>
      <w:r>
        <w:rPr>
          <w:rFonts w:ascii="標楷體" w:eastAsia="標楷體" w:hAnsi="標楷體" w:cs="標楷體"/>
          <w:sz w:val="28"/>
          <w:szCs w:val="28"/>
        </w:rPr>
        <w:t>臨床試驗計畫中文計畫書摘要</w:t>
      </w:r>
    </w:p>
    <w:p w14:paraId="37F1539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一、計畫名稱：3% 高張食鹽水霧化吸入合併主動循環呼吸於支氣管擴張症：一項隨機對照試驗</w:t>
      </w:r>
    </w:p>
    <w:p w14:paraId="4020DB3D" w14:textId="39CED8C0"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二、研究背景：支氣管擴張症之特徵為黏液纖毛清除功能受損、痰液滯留、慢性呼吸道感染及反覆肺部急性惡化，急性惡化與肺功能下降、生活品質惡化、住院及死亡風險增加相關。氣道清潔為照護核心，但支持特定長期策略之證據有限；現行國際指引雖有條件建議霧化高張食鹽水及主動循環呼吸技術（ACBT），證據確定性仍低。2025 年 CLEAR 試驗（288 人、52 週）顯示高張食鹽水組急性惡化率在數值上較低（0.76 vs 0.98 次/人年），但未達統計顯著；另有隨機分派研究顯示 ACBT 可改善部分生活品質，並有延後急性惡化之</w:t>
      </w:r>
      <w:r>
        <w:rPr>
          <w:rFonts w:ascii="標楷體" w:eastAsia="標楷體" w:hAnsi="標楷體" w:cs="標楷體" w:hint="eastAsia"/>
          <w:sz w:val="28"/>
          <w:szCs w:val="28"/>
        </w:rPr>
        <w:t>趨勢</w:t>
      </w:r>
      <w:r>
        <w:rPr>
          <w:rFonts w:ascii="標楷體" w:eastAsia="標楷體" w:hAnsi="標楷體" w:cs="標楷體"/>
          <w:sz w:val="28"/>
          <w:szCs w:val="28"/>
        </w:rPr>
        <w:t>。「高張食鹽水使呼吸道水合並移動黏液，隨即以 ACBT 主動清除分泌物」之整合策略是否能延後急性惡化，尚未經充分驗證。</w:t>
      </w:r>
    </w:p>
    <w:p w14:paraId="47879803"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三、研究目的：主要目的為評估於過去一年內反覆急性惡化之成人支氣管擴張症患者，霧化吸入 3% 高張食鹽水後立即進行 ACBT，相較於霧化吸入 0.9% 生理食鹽水合併常規照護，是否能延長 52 週內首次肺部急性惡化發生之時間。次要目的為比較兩組年化急性惡化率、發生 ≥1 次急性惡化之比例、至首次嚴重急性惡化/住院時間、抗生素治療總天數、生活品質（QOL-B、BHQ、LCQ）、痰量與排痰難易度、肺功能、痰液細菌及抗酸菌培養、治療順從性及不良事件。</w:t>
      </w:r>
    </w:p>
    <w:p w14:paraId="37DF97A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四、研究步驟：</w:t>
      </w:r>
    </w:p>
    <w:p w14:paraId="17CA0FCE"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本研究於臺北榮民總醫院收案 240 位符合條件之受試者，隨機分派至介入組或對照組，每人治療及追蹤 52 週。具體步驟如下：</w:t>
      </w:r>
    </w:p>
    <w:p w14:paraId="3DCD0A68"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1. 篩選訪視：簽署同意書、確認收案條件、肺功能、痰液培養、問卷（QOL-B、BHQ、LCQ）、常規血液常規及生化並多留取研究用血液（選擇性）。隨機分派訪視（第 0 天，篩選後 14 天內，可與篩選同日）：再次確認臨床穩定後隨機分派，第一劑霧化吸入於院內監測耐受性（吸入前是否先給予短效支氣管擴張劑由醫師依臨床判斷決定）；介入組由研究助理提供標準化 ACBT 衛教單張（內含教學影片）。</w:t>
      </w:r>
    </w:p>
    <w:p w14:paraId="7E1516F0"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 xml:space="preserve">2. 第 2 週、第 1、3、6、9 個月回診：評估急性惡化、抗生素使用、住院、順從性、治療變更及不良事件；研究助理於第 </w:t>
        <w:lastRenderedPageBreak/>
        <w:t>2 週、第 1、3 個月確認介入組 ACBT 執行情形；第 3、6 個月填寫問卷，第 6 個月加做肺功能及痰液培養。</w:t>
      </w:r>
    </w:p>
    <w:p w14:paraId="0A1DE941"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3. 兩次回診之間，受試者以治療日誌記錄症狀惡化、抗生素使用及就醫情形，並由病歷補充。</w:t>
      </w:r>
    </w:p>
    <w:p w14:paraId="388A2407"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4. 第 12 個月（第 52 週）：填寫問卷、肺功能、痰液培養、常規血液常規及生化並多留取研究用血液（選擇性），完成研究。</w:t>
      </w:r>
    </w:p>
    <w:p w14:paraId="2694E9F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五、研究設計：</w:t>
      </w:r>
    </w:p>
    <w:p w14:paraId="39E0CF99"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進行方式：單一中心、前瞻性、隨機分派、雙組平行設計。</w:t>
      </w:r>
    </w:p>
    <w:p w14:paraId="0088E7C5"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是否有對照組。是，對照組為 0.9% 生理食鹽水霧化吸入，合併主治醫師依病人狀況提供之常規氣道清潔建議及支氣管擴張症照護。</w:t>
      </w:r>
    </w:p>
    <w:p w14:paraId="1F30131C"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盲化方式：單盲（評估者盲性）。霧化治療用食鹽水以外觀相同、僅標示代碼之小瓶包裝由研究助理發放，標準化 ACBT 衛教由研究助理提供，分組名單不記載於病歷，主治醫師不知分組並據以判定急性惡化；受試者可能因衛教內容得知分組，故非雙盲；統計分析人員於資料鎖定前亦不知分組。</w:t>
      </w:r>
    </w:p>
    <w:p w14:paraId="1259E8E6"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 xml:space="preserve">隨機分派：是。以電腦產生之區塊隨機序列 1:1 分派，</w:t>
      </w:r>
      <w:del w:id="9007" w:author="Claude" w:date="2026-10-03T00:00:00Z">
        <w:r>
          <w:rPr>
            <w:rFonts w:ascii="標楷體" w:eastAsia="標楷體" w:hAnsi="標楷體" w:cs="標楷體"/>
            <w:sz w:val="28"/>
            <w:szCs w:val="28"/>
          </w:rPr>
          <w:delText xml:space="preserve">依是否長期使用巨環類抗生素、過去 12 個月急性惡化次數、及是否慢性綠膿桿菌感染分層</w:delText>
        </w:r>
      </w:del>
      <w:ins w:id="9008" w:author="Claude" w:date="2026-10-03T00:00:00Z">
        <w:r>
          <w:rPr>
            <w:rFonts w:ascii="標楷體" w:eastAsia="標楷體" w:hAnsi="標楷體" w:cs="標楷體"/>
            <w:sz w:val="28"/>
            <w:szCs w:val="28"/>
          </w:rPr>
          <w:t xml:space="preserve">依是否長期使用巨環類抗生素分層</w:t>
        </w:r>
      </w:ins>
      <w:r>
        <w:rPr>
          <w:rFonts w:ascii="標楷體" w:eastAsia="標楷體" w:hAnsi="標楷體" w:cs="標楷體"/>
          <w:sz w:val="28"/>
          <w:szCs w:val="28"/>
        </w:rPr>
        <w:t xml:space="preserve">，隨機序列由不參與收案之人員以電腦產生並保管，以確保分配隱匿。</w:t>
      </w:r>
    </w:p>
    <w:p w14:paraId="1E4888B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六、</w:t>
        <w:tab/>
        <w:t>受試者：</w:t>
      </w:r>
    </w:p>
    <w:p w14:paraId="5FB1F623" w14:textId="77777777" w:rsidR="00792BD9" w:rsidRDefault="00000000">
      <w:pPr>
        <w:numPr>
          <w:ilvl w:val="0"/>
          <w:numId w:val="8"/>
        </w:numPr>
        <w:tabs>
          <w:tab w:val="left" w:pos="993"/>
        </w:tabs>
        <w:spacing w:before="60" w:after="60" w:line="360" w:lineRule="exact"/>
        <w:ind w:left="993" w:hanging="426"/>
        <w:rPr>
          <w:rFonts w:ascii="標楷體" w:eastAsia="標楷體" w:hAnsi="標楷體" w:cs="標楷體"/>
          <w:sz w:val="28"/>
          <w:szCs w:val="28"/>
        </w:rPr>
      </w:pPr>
      <w:r>
        <w:rPr>
          <w:rFonts w:ascii="標楷體" w:eastAsia="標楷體" w:hAnsi="標楷體" w:cs="標楷體"/>
          <w:sz w:val="28"/>
          <w:szCs w:val="28"/>
        </w:rPr>
        <w:t>選擇標準：</w:t>
      </w:r>
    </w:p>
    <w:p w14:paraId="493C8580"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・年滿 18 歲（含）以上之成年人。</w:t>
      </w:r>
    </w:p>
    <w:p w14:paraId="31DA6D7F" w14:textId="77777777" w:rsidR="00792BD9" w:rsidRDefault="00000000">
      <w:pPr>
        <w:spacing w:after="180" w:line="0" w:lineRule="atLeast"/>
        <w:ind w:left="806"/>
        <w:rPr>
          <w:rFonts w:eastAsia="標楷體" w:cs="標楷體"/>
          <w:sz w:val="28"/>
          <w:szCs w:val="28"/>
        </w:rPr>
      </w:pPr>
      <w:r>
        <w:rPr>
          <w:rFonts w:eastAsia="標楷體" w:cs="標楷體"/>
          <w:sz w:val="28"/>
          <w:szCs w:val="28"/>
        </w:rPr>
        <w:t>・經胸部電腦斷層（CT）確診為支氣管擴張症（bronchiectasis）。</w:t>
      </w:r>
    </w:p>
    <w:p w14:paraId="23A76D7E" w14:textId="77777777" w:rsidR="00792BD9" w:rsidRDefault="00000000">
      <w:pPr>
        <w:spacing w:after="180" w:line="0" w:lineRule="atLeast"/>
        <w:ind w:left="806"/>
        <w:rPr>
          <w:rFonts w:eastAsia="標楷體" w:cs="標楷體"/>
          <w:sz w:val="28"/>
          <w:szCs w:val="28"/>
        </w:rPr>
      </w:pPr>
      <w:r>
        <w:rPr>
          <w:rFonts w:eastAsia="標楷體" w:cs="標楷體"/>
          <w:sz w:val="28"/>
          <w:szCs w:val="28"/>
        </w:rPr>
        <w:t>・有慢性咳嗽及咳痰症狀。</w:t>
      </w:r>
    </w:p>
    <w:p w14:paraId="692031C5"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・臨床穩定 ≥4 週（收案前 4 週內無急性惡化，且未因急性惡化使用抗生素）。</w:t>
      </w:r>
    </w:p>
    <w:p w14:paraId="132238D9"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・收案前 12 個月內有 ≥2 次經醫師治療之肺部急性惡化。</w:t>
      </w:r>
    </w:p>
    <w:p w14:paraId="22EB8DFD" w14:textId="77777777" w:rsidR="00792BD9" w:rsidRDefault="00000000">
      <w:pPr>
        <w:spacing w:after="180" w:line="0" w:lineRule="atLeast"/>
        <w:ind w:left="806"/>
        <w:rPr>
          <w:rFonts w:eastAsia="標楷體" w:cs="標楷體"/>
          <w:sz w:val="28"/>
          <w:szCs w:val="28"/>
        </w:rPr>
      </w:pPr>
      <w:r>
        <w:rPr>
          <w:rFonts w:eastAsia="標楷體" w:cs="標楷體"/>
          <w:sz w:val="28"/>
          <w:szCs w:val="28"/>
        </w:rPr>
        <w:t>・可正確執行標準化主動循環呼吸技術（active cycle of breathing technique, ACBT）。</w:t>
      </w:r>
    </w:p>
    <w:p w14:paraId="41B2DC61"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・收案前 8 週內未開始或大幅調整多藥抗非結核分枝桿菌（nontuberculous mycobacteria, NTM）治療。</w:t>
      </w:r>
    </w:p>
    <w:p w14:paraId="05BD5B4B" w14:textId="77777777" w:rsidR="00792BD9" w:rsidRDefault="00000000">
      <w:pPr>
        <w:spacing w:after="180" w:line="0" w:lineRule="atLeast"/>
        <w:ind w:left="806"/>
        <w:rPr>
          <w:rFonts w:eastAsia="標楷體" w:cs="標楷體"/>
          <w:sz w:val="28"/>
          <w:szCs w:val="28"/>
        </w:rPr>
      </w:pPr>
      <w:r>
        <w:rPr>
          <w:rFonts w:eastAsia="標楷體" w:cs="標楷體"/>
          <w:sz w:val="28"/>
          <w:szCs w:val="28"/>
        </w:rPr>
        <w:lastRenderedPageBreak/>
        <w:t xml:space="preserve">・若長期使用巨環類抗生素（macrolide）、吸入型抗生素或其他指引建議之維持治療，須於隨機分派前穩定使用 ≥8 週。</w:t>
      </w:r>
    </w:p>
    <w:p w14:paraId="4C640EDB" w14:textId="77777777" w:rsidR="00792BD9" w:rsidRDefault="00000000">
      <w:pPr>
        <w:spacing w:after="180" w:line="0" w:lineRule="atLeast"/>
        <w:ind w:left="806"/>
        <w:rPr>
          <w:rFonts w:eastAsia="標楷體" w:cs="標楷體"/>
          <w:sz w:val="28"/>
          <w:szCs w:val="28"/>
        </w:rPr>
      </w:pPr>
      <w:r>
        <w:rPr>
          <w:rFonts w:eastAsia="標楷體" w:cs="標楷體"/>
          <w:sz w:val="28"/>
          <w:szCs w:val="28"/>
        </w:rPr>
        <w:t>・能理解並簽署受試者同意書。</w:t>
      </w:r>
    </w:p>
    <w:p w14:paraId="359AD3C2" w14:textId="77777777" w:rsidR="00792BD9" w:rsidRDefault="00000000">
      <w:pPr>
        <w:numPr>
          <w:ilvl w:val="0"/>
          <w:numId w:val="8"/>
        </w:numPr>
        <w:tabs>
          <w:tab w:val="left" w:pos="993"/>
        </w:tabs>
        <w:spacing w:before="60" w:after="60" w:line="360" w:lineRule="exact"/>
        <w:ind w:left="993" w:hanging="426"/>
        <w:rPr>
          <w:rFonts w:ascii="標楷體" w:eastAsia="標楷體" w:hAnsi="標楷體" w:cs="標楷體"/>
          <w:sz w:val="28"/>
          <w:szCs w:val="28"/>
        </w:rPr>
      </w:pPr>
      <w:r>
        <w:rPr>
          <w:rFonts w:ascii="標楷體" w:eastAsia="標楷體" w:hAnsi="標楷體" w:cs="標楷體"/>
          <w:sz w:val="28"/>
          <w:szCs w:val="28"/>
        </w:rPr>
        <w:t>排除標準：</w:t>
      </w:r>
    </w:p>
    <w:p w14:paraId="0FBA780C" w14:textId="77777777" w:rsidR="00792BD9" w:rsidRDefault="00000000">
      <w:pPr>
        <w:spacing w:after="180" w:line="0" w:lineRule="atLeast"/>
        <w:ind w:left="806"/>
        <w:rPr>
          <w:rFonts w:eastAsia="標楷體" w:cs="標楷體"/>
          <w:sz w:val="28"/>
          <w:szCs w:val="28"/>
        </w:rPr>
      </w:pPr>
      <w:r>
        <w:rPr>
          <w:rFonts w:eastAsia="標楷體" w:cs="標楷體"/>
          <w:sz w:val="28"/>
          <w:szCs w:val="28"/>
        </w:rPr>
        <w:t>・囊性纖維化（cystic fibrosis）。</w:t>
      </w:r>
    </w:p>
    <w:p w14:paraId="7F9C0B2B" w14:textId="77777777" w:rsidR="00792BD9" w:rsidRDefault="00000000">
      <w:pPr>
        <w:spacing w:after="180" w:line="0" w:lineRule="atLeast"/>
        <w:ind w:left="806"/>
        <w:rPr>
          <w:rFonts w:eastAsia="標楷體" w:cs="標楷體"/>
          <w:sz w:val="28"/>
          <w:szCs w:val="28"/>
        </w:rPr>
      </w:pPr>
      <w:r>
        <w:rPr>
          <w:rFonts w:eastAsia="標楷體" w:cs="標楷體"/>
          <w:sz w:val="28"/>
          <w:szCs w:val="28"/>
        </w:rPr>
        <w:t>・目前處於急性惡化期。</w:t>
      </w:r>
    </w:p>
    <w:p w14:paraId="20657446" w14:textId="77777777" w:rsidR="00792BD9" w:rsidRDefault="00000000">
      <w:pPr>
        <w:spacing w:after="180" w:line="0" w:lineRule="atLeast"/>
        <w:ind w:left="806"/>
        <w:rPr>
          <w:rFonts w:eastAsia="標楷體" w:cs="標楷體"/>
          <w:sz w:val="28"/>
          <w:szCs w:val="28"/>
        </w:rPr>
      </w:pPr>
      <w:r>
        <w:rPr>
          <w:rFonts w:eastAsia="標楷體" w:cs="標楷體"/>
          <w:sz w:val="28"/>
          <w:szCs w:val="28"/>
        </w:rPr>
        <w:t>・目前規律使用高張食鹽水。</w:t>
      </w:r>
    </w:p>
    <w:p w14:paraId="6F2A5A73"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・目前規律執行結構化 ACBT 或同等強度之氣道清潔技術。</w:t>
      </w:r>
    </w:p>
    <w:p w14:paraId="46DCD062" w14:textId="77777777" w:rsidR="00792BD9" w:rsidRDefault="00000000">
      <w:pPr>
        <w:spacing w:after="180" w:line="0" w:lineRule="atLeast"/>
        <w:ind w:left="806"/>
        <w:rPr>
          <w:rFonts w:eastAsia="標楷體" w:cs="標楷體"/>
          <w:sz w:val="28"/>
          <w:szCs w:val="28"/>
        </w:rPr>
      </w:pPr>
      <w:r>
        <w:rPr>
          <w:rFonts w:eastAsia="標楷體" w:cs="標楷體"/>
          <w:sz w:val="28"/>
          <w:szCs w:val="28"/>
        </w:rPr>
        <w:t>・大量或近期咳血。</w:t>
      </w:r>
    </w:p>
    <w:p w14:paraId="20331AF1"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・已知無法耐受 3% 高張食鹽水。</w:t>
      </w:r>
    </w:p>
    <w:p w14:paraId="639D5322" w14:textId="77777777" w:rsidR="00792BD9" w:rsidRDefault="00000000">
      <w:pPr>
        <w:spacing w:after="180" w:line="0" w:lineRule="atLeast"/>
        <w:ind w:left="806"/>
        <w:rPr>
          <w:rFonts w:eastAsia="標楷體" w:cs="標楷體"/>
          <w:sz w:val="28"/>
          <w:szCs w:val="28"/>
        </w:rPr>
      </w:pPr>
      <w:r>
        <w:rPr>
          <w:rFonts w:eastAsia="標楷體" w:cs="標楷體"/>
          <w:sz w:val="28"/>
          <w:szCs w:val="28"/>
        </w:rPr>
        <w:t>・未控制之氣喘或顯著支氣管痙攣。</w:t>
      </w:r>
    </w:p>
    <w:p w14:paraId="258B3969"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・NTM 相關排除（嚴格適用）：(1) 收案前 8 週內剛開始多藥抗 NTM 治療者；(2) 預期於 52 週追蹤期間將進行重大 NTM 藥物調整或外科切除者；(3) 合併活動性空洞病灶且近期有大咳血病史者。</w:t>
      </w:r>
    </w:p>
    <w:p w14:paraId="692646DC" w14:textId="77777777" w:rsidR="00792BD9" w:rsidRDefault="00000000">
      <w:pPr>
        <w:spacing w:after="180" w:line="0" w:lineRule="atLeast"/>
        <w:ind w:left="806"/>
        <w:rPr>
          <w:rFonts w:eastAsia="標楷體" w:cs="標楷體"/>
          <w:sz w:val="28"/>
          <w:szCs w:val="28"/>
        </w:rPr>
      </w:pPr>
      <w:r>
        <w:rPr>
          <w:rFonts w:eastAsia="標楷體" w:cs="標楷體"/>
          <w:sz w:val="28"/>
          <w:szCs w:val="28"/>
        </w:rPr>
        <w:t>・懷孕或哺乳中婦女。</w:t>
      </w:r>
    </w:p>
    <w:p w14:paraId="7C795E54" w14:textId="77777777" w:rsidR="00792BD9" w:rsidRDefault="00000000">
      <w:pPr>
        <w:spacing w:after="180" w:line="0" w:lineRule="atLeast"/>
        <w:ind w:left="806"/>
        <w:rPr>
          <w:rFonts w:eastAsia="標楷體" w:cs="標楷體"/>
          <w:sz w:val="28"/>
          <w:szCs w:val="28"/>
        </w:rPr>
      </w:pPr>
      <w:r>
        <w:rPr>
          <w:rFonts w:eastAsia="標楷體" w:cs="標楷體"/>
          <w:sz w:val="28"/>
          <w:szCs w:val="28"/>
        </w:rPr>
        <w:t>・經研究者評估不適合參與本研究者。</w:t>
      </w:r>
    </w:p>
    <w:p w14:paraId="5724B8BF" w14:textId="77777777" w:rsidR="00792BD9" w:rsidRDefault="00000000">
      <w:pPr>
        <w:numPr>
          <w:ilvl w:val="0"/>
          <w:numId w:val="8"/>
        </w:numPr>
        <w:tabs>
          <w:tab w:val="left" w:pos="993"/>
        </w:tabs>
        <w:spacing w:before="60" w:after="60" w:line="360" w:lineRule="exact"/>
        <w:ind w:left="993" w:hanging="426"/>
        <w:rPr>
          <w:rFonts w:ascii="標楷體" w:eastAsia="標楷體" w:hAnsi="標楷體" w:cs="標楷體"/>
          <w:sz w:val="28"/>
          <w:szCs w:val="28"/>
        </w:rPr>
      </w:pPr>
      <w:r>
        <w:rPr>
          <w:rFonts w:ascii="標楷體" w:eastAsia="標楷體" w:hAnsi="標楷體" w:cs="標楷體"/>
          <w:sz w:val="28"/>
          <w:szCs w:val="28"/>
        </w:rPr>
        <w:t>受試者數目：</w:t>
      </w:r>
    </w:p>
    <w:p w14:paraId="36D05785" w14:textId="2D08CD56"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240 人（每組 120 人）。</w:t>
      </w:r>
    </w:p>
    <w:p w14:paraId="71BA64E0"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七、研究方法：</w:t>
      </w:r>
    </w:p>
    <w:p w14:paraId="16BCE43B"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del w:id="9003" w:author="Claude" w:date="2026-10-03T00:00:00Z">
        <w:r>
          <w:rPr>
            <w:rFonts w:ascii="標楷體" w:eastAsia="標楷體" w:hAnsi="標楷體" w:cs="標楷體"/>
            <w:sz w:val="28"/>
            <w:szCs w:val="28"/>
          </w:rPr>
          <w:delText xml:space="preserve">治療程序：介入組霧化吸入 3% 高張食鹽水 3–5 mL，每日一次，吸入後</w:delText>
        </w:r>
      </w:del>
      <w:ins w:id="9004" w:author="Claude" w:date="2026-10-03T00:00:00Z">
        <w:r>
          <w:rPr>
            <w:rFonts w:ascii="標楷體" w:eastAsia="標楷體" w:hAnsi="標楷體" w:cs="標楷體"/>
            <w:sz w:val="28"/>
            <w:szCs w:val="28"/>
          </w:rPr>
          <w:t xml:space="preserve">治療程序：兩組（HS+ACBT vs NS）皆鼓勵使用網片式（mesh）霧化器，並採相同之使用頻率（每日一次 [qd]，或每日兩次 [bid]）與使用時間（每次霧化吸入時間相近，治療期均為 52 週）。介入組（HS+ACBT）霧化吸入 3% 高張食鹽水 3–5 mL，吸入後</w:t>
        </w:r>
      </w:ins>
      <w:r>
        <w:rPr>
          <w:rFonts w:ascii="標楷體" w:eastAsia="標楷體" w:hAnsi="標楷體" w:cs="標楷體"/>
          <w:sz w:val="28"/>
          <w:szCs w:val="28"/>
        </w:rPr>
        <w:t xml:space="preserve">立即進行約 10–20 分鐘標準化 ACBT（呼吸控制 → 胸廓擴張 → 呼吸控制 → 用力呼氣/哈氣，視需要重複），由研究助理提供標準化衛教單張（內含教學影片）指導；</w:t>
      </w:r>
      <w:del w:id="9005" w:author="Claude" w:date="2026-10-03T00:00:00Z">
        <w:r>
          <w:rPr>
            <w:rFonts w:ascii="標楷體" w:eastAsia="標楷體" w:hAnsi="標楷體" w:cs="標楷體"/>
            <w:sz w:val="28"/>
            <w:szCs w:val="28"/>
          </w:rPr>
          <w:delText xml:space="preserve">對照組以相同霧化器及時程霧化吸入</w:delText>
        </w:r>
      </w:del>
      <w:ins w:id="9006" w:author="Claude" w:date="2026-10-03T00:00:00Z">
        <w:r>
          <w:rPr>
            <w:rFonts w:ascii="標楷體" w:eastAsia="標楷體" w:hAnsi="標楷體" w:cs="標楷體"/>
            <w:sz w:val="28"/>
            <w:szCs w:val="28"/>
          </w:rPr>
          <w:t xml:space="preserve">對照組（NS）以相同霧化器、相同頻率及使用時間霧化吸入</w:t>
        </w:r>
      </w:ins>
      <w:r>
        <w:rPr>
          <w:rFonts w:ascii="標楷體" w:eastAsia="標楷體" w:hAnsi="標楷體" w:cs="標楷體"/>
          <w:sz w:val="28"/>
          <w:szCs w:val="28"/>
        </w:rPr>
        <w:t xml:space="preserve"> 0.9% 生理食鹽水 3–5 mL，並接受主治醫師依病人狀況提供之常規氣道清潔建議，不接受標準化 ACBT 衛教。兩組治療期均為 52 週，第一劑均於院內監測耐受性。</w:t>
      </w:r>
    </w:p>
    <w:p w14:paraId="678C72D7"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試驗期間的併用療法。長期巨環類抗生素、吸入型抗生素、支氣管擴張劑及其他依指引之維持治療均可持續使用；追蹤期間因臨床需要之治療升級皆允許，由主治醫師依常規</w:t>
        <w:lastRenderedPageBreak/>
        <w:t>處置，並前瞻性記錄兩組背景治療及其變更。</w:t>
      </w:r>
    </w:p>
    <w:p w14:paraId="121E7FEB"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試驗所要做之臨床觀察。肺功能（FEV1、FVC、FEV1/FVC）、痰液細菌及抗酸菌培養、生活品質問卷（QOL-B、BHQ、LCQ）、痰量與排痰難易度、治療日誌（順從性）、急性惡化與抗生素使用紀錄、不良事件；篩選時及第 52 週之常規血液常規及生化；同意者於同次常規抽血時多留取研究用血液 20 CC（兩次共 40 CC，不另行扎針），檢測發炎相關生物標記（如嗜中性球相關發炎指標等），不進行基因檢測。</w:t>
      </w:r>
    </w:p>
    <w:p w14:paraId="371E1DBC"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追蹤時間表：篩選 → 隨機分派（第 0 天）→ 第 2 週 → 第 1、3、6、9、12 個月回診（追蹤時間：第 1 個月 ±7 天、第 3、6、9、12 個月 ±14 天）；受試者完成第 52 週評估，或退出、失聯、死亡時停止追蹤。</w:t>
      </w:r>
    </w:p>
    <w:p w14:paraId="19677417"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主要療效或評估指標：</w:t>
      </w:r>
    </w:p>
    <w:p w14:paraId="30DD5213" w14:textId="77777777" w:rsidR="00792BD9" w:rsidRDefault="00000000">
      <w:pPr>
        <w:numPr>
          <w:ilvl w:val="0"/>
          <w:numId w:val="7"/>
        </w:numPr>
        <w:spacing w:before="60" w:after="60" w:line="360" w:lineRule="exact"/>
        <w:ind w:left="1418" w:hanging="425"/>
        <w:jc w:val="both"/>
        <w:rPr>
          <w:rFonts w:eastAsia="標楷體" w:cs="標楷體"/>
          <w:sz w:val="28"/>
          <w:szCs w:val="28"/>
        </w:rPr>
      </w:pPr>
      <w:r>
        <w:rPr>
          <w:rFonts w:eastAsia="標楷體" w:cs="標楷體"/>
          <w:sz w:val="28"/>
          <w:szCs w:val="28"/>
        </w:rPr>
        <w:t xml:space="preserve">主要療效指標為 52 週內至首次肺部急性惡化之時間。</w:t>
      </w:r>
    </w:p>
    <w:p w14:paraId="35A273D3" w14:textId="77777777" w:rsidR="00792BD9" w:rsidRDefault="00000000">
      <w:pPr>
        <w:numPr>
          <w:ilvl w:val="0"/>
          <w:numId w:val="7"/>
        </w:numPr>
        <w:spacing w:before="60" w:after="60" w:line="360" w:lineRule="exact"/>
        <w:ind w:left="1418" w:hanging="425"/>
        <w:jc w:val="both"/>
        <w:rPr>
          <w:rFonts w:eastAsia="標楷體" w:cs="標楷體"/>
          <w:sz w:val="28"/>
          <w:szCs w:val="28"/>
        </w:rPr>
      </w:pPr>
      <w:r>
        <w:rPr>
          <w:rFonts w:eastAsia="標楷體" w:cs="標楷體"/>
          <w:sz w:val="28"/>
          <w:szCs w:val="28"/>
        </w:rPr>
        <w:t xml:space="preserve">急性惡化定義採國際共識定義（Hill et al., 2017）：咳嗽、痰量及/或黏稠度、痰液膿性、喘或運動耐受度、疲倦/不適、咳血中 ≥3 項惡化持續 ≥48 小時，且臨床醫師決定需改變治療（通常為全身性抗生素），由不知分組之主治醫師判定並記錄。療效以 Cox 模型之風險比及 95% 信賴區間判定，雙尾 P&lt;0.05 視為有效。</w:t>
      </w:r>
    </w:p>
    <w:p w14:paraId="34424616"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八、副作用處理：</w:t>
      </w:r>
    </w:p>
    <w:p w14:paraId="6D878B10" w14:textId="77777777" w:rsidR="00792BD9" w:rsidRDefault="00000000">
      <w:pPr>
        <w:numPr>
          <w:ilvl w:val="0"/>
          <w:numId w:val="2"/>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副作用標準及發生率：高張食鹽水吸入可能引起咳嗽增加、咽喉刺激或鹹味（常見），胸悶、喘鳴或支氣管痙攣（偶見，多發生於吸入後短時間內），痰中帶血（少見）；ACBT 可能造成暫時性疲倦、頭暈或喘；研究用血液於常規抽血時多留取，不另行扎針，可能使穿刺部位疼痛或瘀青稍增加。不良事件依嚴重程度及與研究治療之相關性分級記錄。</w:t>
      </w:r>
    </w:p>
    <w:p w14:paraId="03EED330" w14:textId="77777777" w:rsidR="00792BD9" w:rsidRDefault="00000000">
      <w:pPr>
        <w:numPr>
          <w:ilvl w:val="0"/>
          <w:numId w:val="2"/>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回報方式：研究團隊於每次回診時主動詢問並記錄不良事件；嚴重不良事件及非預期問題依臺北榮民總醫院人體試驗委員會規定之時限及程序通報。受試者可隨時以 24 小時緊急聯絡電話聯絡計畫主持人。</w:t>
      </w:r>
    </w:p>
    <w:p w14:paraId="7C287AFA" w14:textId="77777777" w:rsidR="00792BD9" w:rsidRDefault="00000000">
      <w:pPr>
        <w:numPr>
          <w:ilvl w:val="0"/>
          <w:numId w:val="2"/>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處理方式：第一劑於院內監測，若吸入後 PEF 較吸入前下降 ≥20%，或出現明顯喘鳴、胸悶、呼吸困難，或血氧飽和度下降 ≥4% 或低於 90%，即停止該次霧化治療並立即給予短效支氣管擴張劑等必要處置，並由醫師評估是否以</w:t>
        <w:lastRenderedPageBreak/>
        <w:t>短效支氣管擴張劑前置後再嘗試或停止霧化治療；追蹤期間發生之不良事件或急性惡化，依常規臨床準則給予必要之醫療處置或急診照護。</w:t>
      </w:r>
    </w:p>
    <w:p w14:paraId="3802BEE8"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九、受試者權益：</w:t>
      </w:r>
    </w:p>
    <w:p w14:paraId="5C62AE4F" w14:textId="77777777" w:rsidR="00792BD9" w:rsidRDefault="00000000">
      <w:pPr>
        <w:numPr>
          <w:ilvl w:val="0"/>
          <w:numId w:val="4"/>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安全維護及保險事宜。研究團隊於每次回診時監測不良事件，第一劑於院內監測耐受性；本研究未投保人體試驗責任保險，如依本計畫發生不良反應或傷害，由臺北榮民總醫院負補償責任。</w:t>
      </w:r>
    </w:p>
    <w:p w14:paraId="50C5F958" w14:textId="77777777" w:rsidR="00792BD9" w:rsidRDefault="00000000">
      <w:pPr>
        <w:numPr>
          <w:ilvl w:val="0"/>
          <w:numId w:val="4"/>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特殊事項與其他。受試者不需負擔任何研究相關費用，本研究不提供補助或禮品；研究用血液及剩餘檢體保存均為選擇性項目，受試者可自行決定，不影響參與本研究；受試者可隨時退出而不影響其醫療權益。</w:t>
      </w:r>
    </w:p>
    <w:p w14:paraId="55FB8D58"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十、統計分析：</w:t>
      </w:r>
    </w:p>
    <w:p w14:paraId="2E6A43C9" w14:textId="77777777" w:rsidR="00792BD9" w:rsidRDefault="00000000">
      <w:pPr>
        <w:numPr>
          <w:ilvl w:val="0"/>
          <w:numId w:val="1"/>
        </w:numPr>
        <w:tabs>
          <w:tab w:val="left" w:pos="993"/>
        </w:tabs>
        <w:spacing w:before="60" w:after="60" w:line="360" w:lineRule="exact"/>
        <w:ind w:left="2410" w:hanging="1843"/>
        <w:rPr>
          <w:rFonts w:ascii="標楷體" w:eastAsia="標楷體" w:hAnsi="標楷體" w:cs="標楷體"/>
          <w:sz w:val="28"/>
          <w:szCs w:val="28"/>
        </w:rPr>
      </w:pPr>
      <w:r>
        <w:rPr>
          <w:rFonts w:ascii="標楷體" w:eastAsia="標楷體" w:hAnsi="標楷體" w:cs="標楷體"/>
          <w:sz w:val="28"/>
          <w:szCs w:val="28"/>
        </w:rPr>
        <w:t>描述統計：基本特徵以平均值 ± 標準差、中位數（四分位距）或人數（百分比）呈現；主要指標以 Kaplan–Meier 曲線描述兩組累積急性惡化發生率，並呈現兩組 52 週首次急性惡化比例之差異幅度。</w:t>
      </w:r>
    </w:p>
    <w:p w14:paraId="3DB72F31" w14:textId="77777777" w:rsidR="00792BD9" w:rsidRDefault="00000000">
      <w:pPr>
        <w:numPr>
          <w:ilvl w:val="0"/>
          <w:numId w:val="1"/>
        </w:numPr>
        <w:tabs>
          <w:tab w:val="left" w:pos="993"/>
        </w:tabs>
        <w:spacing w:before="60" w:after="60" w:line="360" w:lineRule="exact"/>
        <w:ind w:left="2410" w:hanging="1843"/>
        <w:rPr>
          <w:rFonts w:ascii="標楷體" w:eastAsia="標楷體" w:hAnsi="標楷體" w:cs="標楷體"/>
          <w:sz w:val="28"/>
          <w:szCs w:val="28"/>
        </w:rPr>
      </w:pPr>
      <w:r>
        <w:rPr>
          <w:rFonts w:ascii="標楷體" w:eastAsia="標楷體" w:hAnsi="標楷體" w:cs="標楷體"/>
          <w:sz w:val="28"/>
          <w:szCs w:val="28"/>
        </w:rPr>
        <w:t>推論統計：主要分析採意圖治療原則，以 log-rank 檢定及依分層因子調整之 Cox 比例風險模型估計風險比（HR）及 95% 信賴區間；年化急性惡化率以負二項迴歸、比例以邏輯斯迴歸、重複測量連續變項以線性混合模型分析；另以符合計畫書族群進行敏感度分析。</w:t>
      </w:r>
    </w:p>
    <w:p w14:paraId="379A34FB" w14:textId="77777777" w:rsidR="00792BD9" w:rsidRDefault="00000000">
      <w:pPr>
        <w:numPr>
          <w:ilvl w:val="0"/>
          <w:numId w:val="1"/>
        </w:numPr>
        <w:tabs>
          <w:tab w:val="left" w:pos="993"/>
        </w:tabs>
        <w:spacing w:before="60" w:after="60" w:line="360" w:lineRule="exact"/>
        <w:ind w:left="2410" w:hanging="1843"/>
        <w:rPr>
          <w:rFonts w:ascii="標楷體" w:eastAsia="標楷體" w:hAnsi="標楷體" w:cs="標楷體"/>
          <w:sz w:val="28"/>
          <w:szCs w:val="28"/>
        </w:rPr>
      </w:pPr>
      <w:r>
        <w:rPr>
          <w:rFonts w:ascii="標楷體" w:eastAsia="標楷體" w:hAnsi="標楷體" w:cs="標楷體"/>
          <w:sz w:val="28"/>
          <w:szCs w:val="28"/>
        </w:rPr>
        <w:t>期間分析：否。</w:t>
      </w:r>
    </w:p>
    <w:p w14:paraId="31EF5448"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十一、研究結束後資料處理方法：</w:t>
      </w:r>
    </w:p>
    <w:p w14:paraId="4581127E" w14:textId="77777777" w:rsidR="00792BD9" w:rsidRDefault="00000000">
      <w:pPr>
        <w:numPr>
          <w:ilvl w:val="0"/>
          <w:numId w:val="5"/>
        </w:numPr>
        <w:tabs>
          <w:tab w:val="left" w:pos="993"/>
        </w:tabs>
        <w:spacing w:before="60" w:after="60" w:line="360" w:lineRule="exact"/>
        <w:ind w:left="993" w:hanging="426"/>
        <w:rPr>
          <w:rFonts w:eastAsia="標楷體"/>
          <w:sz w:val="28"/>
          <w:szCs w:val="28"/>
        </w:rPr>
      </w:pPr>
      <w:r>
        <w:rPr>
          <w:rFonts w:eastAsia="標楷體"/>
          <w:sz w:val="28"/>
          <w:szCs w:val="28"/>
        </w:rPr>
        <w:t>保存者：計畫主持人張芝榕。</w:t>
      </w:r>
    </w:p>
    <w:p w14:paraId="03AF386E" w14:textId="77777777" w:rsidR="00792BD9" w:rsidRDefault="00000000">
      <w:pPr>
        <w:numPr>
          <w:ilvl w:val="0"/>
          <w:numId w:val="5"/>
        </w:numPr>
        <w:tabs>
          <w:tab w:val="left" w:pos="993"/>
        </w:tabs>
        <w:spacing w:before="60" w:after="60" w:line="360" w:lineRule="exact"/>
        <w:ind w:left="993" w:hanging="426"/>
        <w:rPr>
          <w:rFonts w:eastAsia="標楷體"/>
          <w:sz w:val="28"/>
          <w:szCs w:val="28"/>
        </w:rPr>
      </w:pPr>
      <w:r>
        <w:rPr>
          <w:rFonts w:eastAsia="標楷體"/>
          <w:sz w:val="28"/>
          <w:szCs w:val="28"/>
        </w:rPr>
        <w:t>保存地點與機密性維護方式：</w:t>
      </w:r>
    </w:p>
    <w:p w14:paraId="74148077"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研究資料保存於臺北榮民總醫院胸腔部研究室（上鎖），電腦以密碼保護，可識別身分之個資以代碼加密，資料僅限研究人員存取，不對外傳輸；所有研究人員完成病歷隱私保護訓練並簽署保密聲明。</w:t>
      </w:r>
    </w:p>
    <w:p w14:paraId="51915163" w14:textId="77777777" w:rsidR="00792BD9" w:rsidRDefault="00000000">
      <w:pPr>
        <w:numPr>
          <w:ilvl w:val="0"/>
          <w:numId w:val="5"/>
        </w:numPr>
        <w:tabs>
          <w:tab w:val="left" w:pos="993"/>
        </w:tabs>
        <w:spacing w:before="60" w:after="60" w:line="360" w:lineRule="exact"/>
        <w:ind w:left="993" w:hanging="426"/>
        <w:rPr>
          <w:rFonts w:eastAsia="標楷體"/>
          <w:sz w:val="28"/>
          <w:szCs w:val="28"/>
        </w:rPr>
      </w:pPr>
      <w:r>
        <w:rPr>
          <w:rFonts w:eastAsia="標楷體"/>
          <w:sz w:val="28"/>
          <w:szCs w:val="28"/>
        </w:rPr>
        <w:t xml:space="preserve">資料保存期限：研究資料於研究結束後 15 年由計畫主持人負責銷毀。研究收集之臨床資料未來若需提供給第三方進行學術交流，或是登錄於公開的研究資料庫中，皆嚴格規定僅能以去識別化的「匿名形式」進行處理與分享。</w:t>
      </w:r>
    </w:p>
    <w:p w14:paraId="4EEC1C0E"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lastRenderedPageBreak/>
        <w:t>十二、研究結束後檢體處理方法：研究用血液檢體（選擇性）經分離血清/血漿後，儲存於臺北榮民總醫院中正樓 14 樓胸腔部研究室之 -80°C 冰箱保存 20 年，於保存期限屆滿時，由計畫主持人負責銷毀。經受試者同意者，剩餘檢體可供未來支氣管擴張症及相關慢性呼吸道疾病研究使用，惟須另經本院人體試驗委員會審查通過。</w:t>
      </w:r>
    </w:p>
    <w:p w14:paraId="52FD1DCD"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十三、附錄</w:t>
      </w:r>
    </w:p>
    <w:p w14:paraId="536D1DB5"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無</w:t>
      </w:r>
    </w:p>
    <w:sectPr w:rsidR="00792BD9">
      <w:headerReference w:type="default" r:id="rId7"/>
      <w:footerReference w:type="default" r:id="rId8"/>
      <w:footerReference w:type="first" r:id="rId9"/>
      <w:pgSz w:w="11906" w:h="16838"/>
      <w:pgMar w:top="1134" w:right="1797" w:bottom="1134" w:left="1797" w:header="851"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70502" w14:textId="77777777" w:rsidR="00B12B99" w:rsidRDefault="00B12B99">
      <w:r>
        <w:separator/>
      </w:r>
    </w:p>
  </w:endnote>
  <w:endnote w:type="continuationSeparator" w:id="0">
    <w:p w14:paraId="42EEB859" w14:textId="77777777" w:rsidR="00B12B99" w:rsidRDefault="00B12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FreeSans">
    <w:panose1 w:val="00000000000000000000"/>
    <w:charset w:val="00"/>
    <w:family w:val="roman"/>
    <w:notTrueType/>
    <w:pitch w:val="default"/>
  </w:font>
  <w:font w:name="新細明體;PMingLiU">
    <w:altName w:val="新細明體"/>
    <w:panose1 w:val="00000000000000000000"/>
    <w:charset w:val="88"/>
    <w:family w:val="roman"/>
    <w:notTrueType/>
    <w:pitch w:val="default"/>
  </w:font>
  <w:font w:name="Calibri">
    <w:panose1 w:val="020F0502020204030204"/>
    <w:charset w:val="00"/>
    <w:family w:val="swiss"/>
    <w:pitch w:val="variable"/>
    <w:sig w:usb0="E5002EFF" w:usb1="C200ACFF" w:usb2="00000009" w:usb3="00000000" w:csb0="000001FF" w:csb1="00000000"/>
  </w:font>
  <w:font w:name="Liberation Sans">
    <w:altName w:val="Arial"/>
    <w:charset w:val="00"/>
    <w:family w:val="swiss"/>
    <w:pitch w:val="variable"/>
  </w:font>
  <w:font w:name="WenQuanYi Zen Hei">
    <w:panose1 w:val="00000000000000000000"/>
    <w:charset w:val="00"/>
    <w:family w:val="roman"/>
    <w:notTrueType/>
    <w:pitch w:val="default"/>
  </w:font>
  <w:font w:name="華康隸書體;細明體">
    <w:panose1 w:val="00000000000000000000"/>
    <w:charset w:val="88"/>
    <w:family w:val="roman"/>
    <w:notTrueType/>
    <w:pitch w:val="default"/>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BFB9" w14:textId="77777777" w:rsidR="00792BD9" w:rsidRDefault="00000000">
    <w:pPr>
      <w:pStyle w:val="ad"/>
      <w:spacing w:after="120"/>
      <w:jc w:val="both"/>
      <w:rPr>
        <w:rFonts w:eastAsia="標楷體"/>
        <w:color w:val="FF0000"/>
      </w:rPr>
    </w:pPr>
    <w:r>
      <w:rPr>
        <w:rFonts w:eastAsia="標楷體"/>
        <w:color w:val="FF0000"/>
      </w:rPr>
      <w:t>版本日期：【版本</w:t>
    </w:r>
    <w:r>
      <w:rPr>
        <w:rFonts w:eastAsia="標楷體"/>
        <w:color w:val="FF0000"/>
      </w:rPr>
      <w:t>1</w:t>
    </w:r>
    <w:r>
      <w:rPr>
        <w:rFonts w:eastAsia="標楷體"/>
        <w:color w:val="FF0000"/>
      </w:rPr>
      <w:t>，日期：</w:t>
    </w:r>
    <w:r>
      <w:rPr>
        <w:rFonts w:eastAsia="標楷體"/>
        <w:color w:val="FF0000"/>
      </w:rPr>
      <w:t>2026/9/28</w:t>
    </w:r>
    <w:r>
      <w:rPr>
        <w:rFonts w:eastAsia="標楷體"/>
        <w:color w:val="FF0000"/>
      </w:rPr>
      <w:t>】</w:t>
    </w:r>
  </w:p>
  <w:p w14:paraId="0522E3FE" w14:textId="77777777" w:rsidR="00792BD9" w:rsidRDefault="00000000">
    <w:pPr>
      <w:pStyle w:val="ad"/>
      <w:jc w:val="right"/>
    </w:pPr>
    <w:r>
      <w:fldChar w:fldCharType="begin"/>
    </w:r>
    <w:r>
      <w:instrText xml:space="preserve"> PAGE </w:instrText>
    </w:r>
    <w:r>
      <w:fldChar w:fldCharType="separate"/>
    </w:r>
    <w:r>
      <w:t>4</w:t>
    </w:r>
    <w:r>
      <w:fldChar w:fldCharType="end"/>
    </w:r>
  </w:p>
  <w:p w14:paraId="26913B33" w14:textId="77777777" w:rsidR="00792BD9" w:rsidRDefault="00792BD9">
    <w:pPr>
      <w:pStyle w:val="ad"/>
      <w:ind w:firstLine="360"/>
      <w:jc w:val="center"/>
      <w:rPr>
        <w:rFonts w:eastAsia="標楷體"/>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E8F9" w14:textId="77777777" w:rsidR="00792BD9" w:rsidRDefault="00792BD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575A" w14:textId="77777777" w:rsidR="00B12B99" w:rsidRDefault="00B12B99">
      <w:r>
        <w:separator/>
      </w:r>
    </w:p>
  </w:footnote>
  <w:footnote w:type="continuationSeparator" w:id="0">
    <w:p w14:paraId="3550E03C" w14:textId="77777777" w:rsidR="00B12B99" w:rsidRDefault="00B12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8ED8" w14:textId="77777777" w:rsidR="00792BD9" w:rsidRDefault="00000000">
    <w:pPr>
      <w:pStyle w:val="ac"/>
      <w:ind w:right="400"/>
    </w:pPr>
    <w:r>
      <w:rPr>
        <w:b/>
        <w:bCs/>
      </w:rPr>
      <w:t>IRB -TPEVGH SOP 05-01</w:t>
    </w:r>
    <w:r>
      <w:rPr>
        <w:rFonts w:eastAsia="標楷體"/>
        <w:b/>
        <w:bCs/>
        <w:color w:val="FF0000"/>
      </w:rPr>
      <w:t xml:space="preserve">-20250520 </w:t>
    </w:r>
    <w:r>
      <w:rPr>
        <w:rFonts w:eastAsia="標楷體"/>
        <w:b/>
        <w:bCs/>
      </w:rPr>
      <w:t>附表</w:t>
    </w:r>
    <w:r>
      <w:rPr>
        <w:rFonts w:eastAsia="標楷體"/>
        <w:b/>
        <w:bCs/>
      </w:rPr>
      <w:t xml:space="preserve">4-1 </w:t>
    </w:r>
    <w:r>
      <w:rPr>
        <w:rFonts w:eastAsia="標楷體"/>
        <w:b/>
        <w:bCs/>
      </w:rPr>
      <w:t>中文計畫書摘要</w:t>
    </w:r>
    <w:r>
      <w:rPr>
        <w:rFonts w:eastAsia="標楷體"/>
        <w:b/>
        <w:bCs/>
      </w:rPr>
      <w:t>-</w:t>
    </w:r>
    <w:r>
      <w:rPr>
        <w:rFonts w:eastAsia="標楷體"/>
        <w:b/>
        <w:bCs/>
      </w:rPr>
      <w:t>版本</w:t>
    </w:r>
    <w:r>
      <w:rPr>
        <w:rFonts w:eastAsia="標楷體"/>
        <w:b/>
        <w:bCs/>
        <w:color w:val="FF0000"/>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F35"/>
    <w:multiLevelType w:val="multilevel"/>
    <w:tmpl w:val="E88A9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A465BD"/>
    <w:multiLevelType w:val="multilevel"/>
    <w:tmpl w:val="99E096BA"/>
    <w:lvl w:ilvl="0">
      <w:start w:val="1"/>
      <w:numFmt w:val="decimal"/>
      <w:lvlText w:val="%1."/>
      <w:lvlJc w:val="left"/>
      <w:pPr>
        <w:tabs>
          <w:tab w:val="num" w:pos="0"/>
        </w:tabs>
        <w:ind w:left="480" w:hanging="48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160866"/>
    <w:multiLevelType w:val="multilevel"/>
    <w:tmpl w:val="A028B246"/>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0D6FA4"/>
    <w:multiLevelType w:val="multilevel"/>
    <w:tmpl w:val="902C8AE2"/>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EA46065"/>
    <w:multiLevelType w:val="multilevel"/>
    <w:tmpl w:val="9E5CD5AE"/>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0223928"/>
    <w:multiLevelType w:val="multilevel"/>
    <w:tmpl w:val="C9B4A218"/>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A127042"/>
    <w:multiLevelType w:val="multilevel"/>
    <w:tmpl w:val="CC60156E"/>
    <w:lvl w:ilvl="0">
      <w:start w:val="1"/>
      <w:numFmt w:val="decimal"/>
      <w:lvlText w:val="(%1)"/>
      <w:lvlJc w:val="left"/>
      <w:pPr>
        <w:tabs>
          <w:tab w:val="num" w:pos="0"/>
        </w:tabs>
        <w:ind w:left="1548" w:hanging="480"/>
      </w:pPr>
      <w:rPr>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CE1FDD"/>
    <w:multiLevelType w:val="multilevel"/>
    <w:tmpl w:val="2C7049F0"/>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EEA57D8"/>
    <w:multiLevelType w:val="multilevel"/>
    <w:tmpl w:val="33E655DE"/>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4320334">
    <w:abstractNumId w:val="8"/>
  </w:num>
  <w:num w:numId="2" w16cid:durableId="1133868904">
    <w:abstractNumId w:val="2"/>
  </w:num>
  <w:num w:numId="3" w16cid:durableId="305741875">
    <w:abstractNumId w:val="1"/>
  </w:num>
  <w:num w:numId="4" w16cid:durableId="1938370021">
    <w:abstractNumId w:val="4"/>
  </w:num>
  <w:num w:numId="5" w16cid:durableId="458187665">
    <w:abstractNumId w:val="5"/>
  </w:num>
  <w:num w:numId="6" w16cid:durableId="1519808498">
    <w:abstractNumId w:val="7"/>
  </w:num>
  <w:num w:numId="7" w16cid:durableId="731658370">
    <w:abstractNumId w:val="6"/>
  </w:num>
  <w:num w:numId="8" w16cid:durableId="1060715793">
    <w:abstractNumId w:val="3"/>
  </w:num>
  <w:num w:numId="9" w16cid:durableId="160507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autoHyphenation/>
  <w:characterSpacingControl w:val="doNotCompress"/>
  <w:footnotePr>
    <w:footnote w:id="-1"/>
    <w:footnote w:id="0"/>
  </w:footnotePr>
  <w:endnotePr>
    <w:endnote w:id="-1"/>
    <w:endnote w:id="0"/>
  </w:endnotePr>
  <w:compat>
    <w:noLeading/>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BD9"/>
    <w:rsid w:val="00433634"/>
    <w:rsid w:val="004C0187"/>
    <w:rsid w:val="00792BD9"/>
    <w:rsid w:val="00B12B99"/>
    <w:rsid w:val="00DD14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6607"/>
  <w15:docId w15:val="{9545BF44-748B-49CA-B033-C858631C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新細明體" w:hAnsi="Liberation Serif" w:cs="FreeSan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Times New Roman" w:eastAsia="新細明體;PMingLiU" w:hAnsi="Times New Roman"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val="0"/>
      <w:i w:val="0"/>
      <w:sz w:val="24"/>
    </w:rPr>
  </w:style>
  <w:style w:type="character" w:customStyle="1" w:styleId="WW8Num2z0">
    <w:name w:val="WW8Num2z0"/>
    <w:qFormat/>
    <w:rPr>
      <w:rFonts w:ascii="Times New Roman" w:hAnsi="Times New Roman" w:cs="Times New Roman"/>
    </w:rPr>
  </w:style>
  <w:style w:type="character" w:customStyle="1" w:styleId="WW8Num3z0">
    <w:name w:val="WW8Num3z0"/>
    <w:qFormat/>
    <w:rPr>
      <w:b w:val="0"/>
      <w:i w:val="0"/>
      <w:sz w:val="24"/>
    </w:rPr>
  </w:style>
  <w:style w:type="character" w:customStyle="1" w:styleId="WW8Num4z0">
    <w:name w:val="WW8Num4z0"/>
    <w:qFormat/>
    <w:rPr>
      <w:rFonts w:ascii="Times New Roman" w:hAnsi="Times New Roman" w:cs="Times New Roman"/>
    </w:rPr>
  </w:style>
  <w:style w:type="character" w:customStyle="1" w:styleId="WW8Num5z0">
    <w:name w:val="WW8Num5z0"/>
    <w:qFormat/>
    <w:rPr>
      <w:rFonts w:ascii="Times New Roman" w:hAnsi="Times New Roman" w:cs="Times New Roman"/>
    </w:rPr>
  </w:style>
  <w:style w:type="character" w:customStyle="1" w:styleId="WW8Num6z0">
    <w:name w:val="WW8Num6z0"/>
    <w:qFormat/>
    <w:rPr>
      <w:rFonts w:ascii="Times New Roman" w:hAnsi="Times New Roman" w:cs="Times New Roman"/>
    </w:rPr>
  </w:style>
  <w:style w:type="character" w:customStyle="1" w:styleId="WW8Num7z0">
    <w:name w:val="WW8Num7z0"/>
    <w:qFormat/>
  </w:style>
  <w:style w:type="character" w:customStyle="1" w:styleId="WW8Num8z0">
    <w:name w:val="WW8Num8z0"/>
    <w:qFormat/>
    <w:rPr>
      <w:rFonts w:ascii="Times New Roman" w:hAnsi="Times New Roman" w:cs="Times New Roman"/>
    </w:rPr>
  </w:style>
  <w:style w:type="character" w:customStyle="1" w:styleId="WW8Num9z0">
    <w:name w:val="WW8Num9z0"/>
    <w:qFormat/>
  </w:style>
  <w:style w:type="character" w:customStyle="1" w:styleId="WW8Num10z0">
    <w:name w:val="WW8Num10z0"/>
    <w:qFormat/>
    <w:rPr>
      <w:rFonts w:ascii="Times New Roman" w:hAnsi="Times New Roman" w:cs="Times New Roman"/>
    </w:rPr>
  </w:style>
  <w:style w:type="character" w:customStyle="1" w:styleId="WW8Num11z0">
    <w:name w:val="WW8Num11z0"/>
    <w:qFormat/>
    <w:rPr>
      <w:b w:val="0"/>
      <w:i w:val="0"/>
      <w:sz w:val="24"/>
    </w:rPr>
  </w:style>
  <w:style w:type="character" w:customStyle="1" w:styleId="WW8Num12z0">
    <w:name w:val="WW8Num12z0"/>
    <w:qFormat/>
    <w:rPr>
      <w:b w:val="0"/>
      <w:i w:val="0"/>
      <w:sz w:val="24"/>
    </w:rPr>
  </w:style>
  <w:style w:type="character" w:customStyle="1" w:styleId="WW8Num14z0">
    <w:name w:val="WW8Num14z0"/>
    <w:qFormat/>
    <w:rPr>
      <w:rFonts w:ascii="Times New Roman" w:hAnsi="Times New Roman" w:cs="Times New Roman"/>
    </w:rPr>
  </w:style>
  <w:style w:type="character" w:customStyle="1" w:styleId="a3">
    <w:name w:val="頁首 字元"/>
    <w:qFormat/>
    <w:rPr>
      <w:kern w:val="2"/>
    </w:rPr>
  </w:style>
  <w:style w:type="character" w:customStyle="1" w:styleId="a4">
    <w:name w:val="頁尾 字元"/>
    <w:qFormat/>
    <w:rPr>
      <w:kern w:val="2"/>
    </w:rPr>
  </w:style>
  <w:style w:type="character" w:customStyle="1" w:styleId="a5">
    <w:name w:val="無間距 字元"/>
    <w:qFormat/>
    <w:rPr>
      <w:rFonts w:ascii="Calibri" w:hAnsi="Calibri" w:cs="Calibri"/>
      <w:sz w:val="22"/>
      <w:szCs w:val="22"/>
      <w:lang w:val="en-US" w:eastAsia="zh-TW" w:bidi="ar-SA"/>
    </w:rPr>
  </w:style>
  <w:style w:type="character" w:styleId="a6">
    <w:name w:val="page number"/>
    <w:basedOn w:val="a0"/>
  </w:style>
  <w:style w:type="paragraph" w:customStyle="1" w:styleId="Heading">
    <w:name w:val="Heading"/>
    <w:basedOn w:val="a"/>
    <w:next w:val="a7"/>
    <w:qFormat/>
    <w:pPr>
      <w:keepNext/>
      <w:spacing w:before="240" w:after="120"/>
    </w:pPr>
    <w:rPr>
      <w:rFonts w:ascii="Liberation Sans" w:eastAsia="WenQuanYi Zen Hei" w:hAnsi="Liberation Sans" w:cs="FreeSans"/>
      <w:sz w:val="28"/>
      <w:szCs w:val="28"/>
    </w:rPr>
  </w:style>
  <w:style w:type="paragraph" w:styleId="a7">
    <w:name w:val="Body Text"/>
    <w:basedOn w:val="a"/>
    <w:pPr>
      <w:spacing w:after="120"/>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a">
    <w:name w:val="envelope return"/>
    <w:basedOn w:val="a"/>
    <w:pPr>
      <w:autoSpaceDE w:val="0"/>
      <w:spacing w:line="360" w:lineRule="atLeast"/>
    </w:pPr>
    <w:rPr>
      <w:rFonts w:ascii="華康隸書體;細明體" w:eastAsia="華康隸書體;細明體" w:hAnsi="華康隸書體;細明體"/>
      <w:spacing w:val="20"/>
      <w:kern w:val="0"/>
      <w:sz w:val="28"/>
      <w:szCs w:val="20"/>
    </w:rPr>
  </w:style>
  <w:style w:type="paragraph" w:styleId="ab">
    <w:name w:val="Body Text Indent"/>
    <w:basedOn w:val="a"/>
    <w:pPr>
      <w:spacing w:line="288" w:lineRule="auto"/>
      <w:ind w:left="1080" w:hanging="600"/>
      <w:textAlignment w:val="baseline"/>
    </w:pPr>
    <w:rPr>
      <w:rFonts w:eastAsia="標楷體"/>
      <w:kern w:val="0"/>
      <w:sz w:val="28"/>
      <w:szCs w:val="20"/>
    </w:rPr>
  </w:style>
  <w:style w:type="paragraph" w:styleId="3">
    <w:name w:val="Body Text Indent 3"/>
    <w:basedOn w:val="a"/>
    <w:qFormat/>
    <w:pPr>
      <w:spacing w:after="120"/>
      <w:ind w:left="480"/>
    </w:pPr>
    <w:rPr>
      <w:sz w:val="16"/>
      <w:szCs w:val="16"/>
    </w:rPr>
  </w:style>
  <w:style w:type="paragraph" w:customStyle="1" w:styleId="HeaderandFooter">
    <w:name w:val="Header and Footer"/>
    <w:basedOn w:val="a"/>
    <w:qFormat/>
    <w:pPr>
      <w:suppressLineNumbers/>
      <w:tabs>
        <w:tab w:val="center" w:pos="4819"/>
        <w:tab w:val="right" w:pos="9638"/>
      </w:tabs>
    </w:pPr>
  </w:style>
  <w:style w:type="paragraph" w:styleId="ac">
    <w:name w:val="header"/>
    <w:basedOn w:val="a"/>
    <w:pPr>
      <w:tabs>
        <w:tab w:val="center" w:pos="4153"/>
        <w:tab w:val="right" w:pos="8306"/>
      </w:tabs>
      <w:snapToGrid w:val="0"/>
    </w:pPr>
    <w:rPr>
      <w:sz w:val="20"/>
      <w:szCs w:val="20"/>
    </w:rPr>
  </w:style>
  <w:style w:type="paragraph" w:styleId="ad">
    <w:name w:val="footer"/>
    <w:basedOn w:val="a"/>
    <w:pPr>
      <w:tabs>
        <w:tab w:val="center" w:pos="4153"/>
        <w:tab w:val="right" w:pos="8306"/>
      </w:tabs>
      <w:snapToGrid w:val="0"/>
    </w:pPr>
    <w:rPr>
      <w:sz w:val="20"/>
      <w:szCs w:val="20"/>
    </w:rPr>
  </w:style>
  <w:style w:type="paragraph" w:styleId="ae">
    <w:name w:val="No Spacing"/>
    <w:qFormat/>
    <w:pPr>
      <w:suppressAutoHyphens/>
    </w:pPr>
    <w:rPr>
      <w:rFonts w:ascii="Calibri" w:eastAsia="新細明體;PMingLiU" w:hAnsi="Calibri" w:cs="Calibri"/>
      <w:sz w:val="22"/>
      <w:szCs w:val="22"/>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芝榕 張</cp:lastModifiedBy>
  <cp:revision>3</cp:revision>
  <dcterms:created xsi:type="dcterms:W3CDTF">2026-09-28T11:38:00Z</dcterms:created>
  <dcterms:modified xsi:type="dcterms:W3CDTF">2026-09-28T11:39:00Z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2026-09-04T03:31:00Z</dcterms:created>
  <dc:creator>Shirely</dc:creator>
  <dc:description/>
  <cp:keywords/>
  <dc:language>en-US</dc:language>
  <cp:lastModifiedBy>芝榕 張</cp:lastModifiedBy>
  <dcterms:modified xsi:type="dcterms:W3CDTF">2026-09-04T03:31:00Z</dcterms:modified>
  <cp:revision>2</cp:revision>
  <dc:subject/>
  <dc:title>承   諾   書</dc:title>
</cp:coreProperties>
</file>